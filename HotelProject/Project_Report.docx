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5DDCC"/>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021965" cy="10685780"/>
                <wp:effectExtent b="0" l="0" r="0" t="0"/>
                <wp:wrapNone/>
                <wp:docPr id="2080297520" name=""/>
                <a:graphic>
                  <a:graphicData uri="http://schemas.microsoft.com/office/word/2010/wordprocessingGroup">
                    <wpg:wgp>
                      <wpg:cNvGrpSpPr/>
                      <wpg:grpSpPr>
                        <a:xfrm>
                          <a:off x="3835000" y="0"/>
                          <a:ext cx="3021965" cy="10685780"/>
                          <a:chOff x="3835000" y="0"/>
                          <a:chExt cx="3022000" cy="7560000"/>
                        </a:xfrm>
                      </wpg:grpSpPr>
                      <wpg:grpSp>
                        <wpg:cNvGrpSpPr/>
                        <wpg:grpSpPr>
                          <a:xfrm>
                            <a:off x="3835018" y="0"/>
                            <a:ext cx="3021965" cy="7560000"/>
                            <a:chOff x="0" y="0"/>
                            <a:chExt cx="31136" cy="100584"/>
                          </a:xfrm>
                        </wpg:grpSpPr>
                        <wps:wsp>
                          <wps:cNvSpPr/>
                          <wps:cNvPr id="7" name="Shape 7"/>
                          <wps:spPr>
                            <a:xfrm>
                              <a:off x="0" y="0"/>
                              <a:ext cx="31125" cy="100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Light vertical" id="8" name="Shape 8"/>
                          <wps:spPr>
                            <a:xfrm>
                              <a:off x="0" y="0"/>
                              <a:ext cx="1385" cy="100584"/>
                            </a:xfrm>
                            <a:prstGeom prst="rect">
                              <a:avLst/>
                            </a:prstGeom>
                            <a:solidFill>
                              <a:schemeClr val="lt1">
                                <a:alpha val="79607"/>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246" y="0"/>
                              <a:ext cx="29718" cy="100584"/>
                            </a:xfrm>
                            <a:prstGeom prst="rect">
                              <a:avLst/>
                            </a:prstGeom>
                            <a:solidFill>
                              <a:srgbClr val="D1B18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38" y="0"/>
                              <a:ext cx="30998" cy="237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182875" lIns="365750" spcFirstLastPara="1" rIns="182875" wrap="square" tIns="182875">
                            <a:noAutofit/>
                          </wps:bodyPr>
                        </wps:wsp>
                        <wps:wsp>
                          <wps:cNvSpPr/>
                          <wps:cNvPr id="11" name="Shape 11"/>
                          <wps:spPr>
                            <a:xfrm>
                              <a:off x="0" y="67610"/>
                              <a:ext cx="30895" cy="28333"/>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Report By: Yasmine Ben Slimane &amp; Mariam Ben Abdallah</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Supervised by : Tayssir Feikh Romdhan</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     </w:t>
                                </w:r>
                              </w:p>
                            </w:txbxContent>
                          </wps:txbx>
                          <wps:bodyPr anchorCtr="0" anchor="b" bIns="182875" lIns="365750" spcFirstLastPara="1" rIns="182875" wrap="square" tIns="18287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021965" cy="10685780"/>
                <wp:effectExtent b="0" l="0" r="0" t="0"/>
                <wp:wrapNone/>
                <wp:docPr id="2080297520" name="image39.png"/>
                <a:graphic>
                  <a:graphicData uri="http://schemas.openxmlformats.org/drawingml/2006/picture">
                    <pic:pic>
                      <pic:nvPicPr>
                        <pic:cNvPr id="0" name="image39.png"/>
                        <pic:cNvPicPr preferRelativeResize="0"/>
                      </pic:nvPicPr>
                      <pic:blipFill>
                        <a:blip r:embed="rId14"/>
                        <a:srcRect/>
                        <a:stretch>
                          <a:fillRect/>
                        </a:stretch>
                      </pic:blipFill>
                      <pic:spPr>
                        <a:xfrm>
                          <a:off x="0" y="0"/>
                          <a:ext cx="3021965" cy="1068578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posOffset>2663190</wp:posOffset>
                </wp:positionV>
                <wp:extent cx="6795770" cy="687705"/>
                <wp:effectExtent b="0" l="0" r="0" t="0"/>
                <wp:wrapNone/>
                <wp:docPr id="2080297517" name=""/>
                <a:graphic>
                  <a:graphicData uri="http://schemas.microsoft.com/office/word/2010/wordprocessingShape">
                    <wps:wsp>
                      <wps:cNvSpPr/>
                      <wps:cNvPr id="3" name="Shape 3"/>
                      <wps:spPr>
                        <a:xfrm>
                          <a:off x="1957640" y="3445673"/>
                          <a:ext cx="6776720" cy="668655"/>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72"/>
                                <w:vertAlign w:val="baseline"/>
                              </w:rPr>
                              <w:t xml:space="preserve">Hotel Management System</w:t>
                            </w:r>
                          </w:p>
                        </w:txbxContent>
                      </wps:txbx>
                      <wps:bodyPr anchorCtr="0" anchor="ctr" bIns="45700" lIns="182875" spcFirstLastPara="1" rIns="18287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posOffset>2663190</wp:posOffset>
                </wp:positionV>
                <wp:extent cx="6795770" cy="687705"/>
                <wp:effectExtent b="0" l="0" r="0" t="0"/>
                <wp:wrapNone/>
                <wp:docPr id="2080297517"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6795770" cy="6877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w:drawing>
          <wp:anchor allowOverlap="1" behindDoc="0" distB="0" distT="0" distL="114300" distR="114300" hidden="0" layoutInCell="1" locked="0" relativeHeight="0" simplePos="0">
            <wp:simplePos x="0" y="0"/>
            <wp:positionH relativeFrom="margin">
              <wp:posOffset>1092200</wp:posOffset>
            </wp:positionH>
            <wp:positionV relativeFrom="margin">
              <wp:posOffset>2626995</wp:posOffset>
            </wp:positionV>
            <wp:extent cx="5760720" cy="4318000"/>
            <wp:effectExtent b="0" l="0" r="0" t="0"/>
            <wp:wrapSquare wrapText="bothSides" distB="0" distT="0" distL="114300" distR="114300"/>
            <wp:docPr id="2080297522" name="image32.jpg"/>
            <a:graphic>
              <a:graphicData uri="http://schemas.openxmlformats.org/drawingml/2006/picture">
                <pic:pic>
                  <pic:nvPicPr>
                    <pic:cNvPr id="0" name="image32.jpg"/>
                    <pic:cNvPicPr preferRelativeResize="0"/>
                  </pic:nvPicPr>
                  <pic:blipFill>
                    <a:blip r:embed="rId16"/>
                    <a:srcRect b="0" l="0" r="0" t="0"/>
                    <a:stretch>
                      <a:fillRect/>
                    </a:stretch>
                  </pic:blipFill>
                  <pic:spPr>
                    <a:xfrm>
                      <a:off x="0" y="0"/>
                      <a:ext cx="5760720" cy="43180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ind w:left="708" w:firstLine="708"/>
        <w:rPr/>
      </w:pPr>
      <w:bookmarkStart w:colFirst="0" w:colLast="0" w:name="_heading=h.gjdgxs" w:id="0"/>
      <w:bookmarkEnd w:id="0"/>
      <w:r w:rsidDel="00000000" w:rsidR="00000000" w:rsidRPr="00000000">
        <w:rPr>
          <w:rtl w:val="0"/>
        </w:rPr>
        <w:t xml:space="preserve">Table of contents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62"/>
        </w:tabs>
        <w:spacing w:after="100" w:before="0" w:line="259" w:lineRule="auto"/>
        <w:ind w:left="0" w:right="0" w:firstLine="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A.</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Presentation: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Introduction :</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TaskDistribution :</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B.</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Diagrams :</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Entity-Relationship Diagram:</w:t>
            <w:tab/>
            <w:t xml:space="preserve">3</w:t>
          </w:r>
          <w:r w:rsidDel="00000000" w:rsidR="00000000" w:rsidRPr="00000000">
            <w:fldChar w:fldCharType="end"/>
          </w:r>
          <w:r w:rsidDel="00000000" w:rsidR="00000000" w:rsidRPr="00000000">
            <w:rPr>
              <w:rtl w:val="0"/>
            </w:rPr>
          </w:r>
          <w:sdt>
            <w:sdtPr>
              <w:tag w:val="goog_rdk_0"/>
            </w:sdtPr>
            <w:sdtContent>
              <w:ins w:author="Fekih Romdhane" w:id="0" w:date="2023-05-24T12:15:30Z">
                <w:r w:rsidDel="00000000" w:rsidR="00000000" w:rsidRPr="00000000">
                  <w:pict>
                    <v:shape id="Ink 1" style="position:absolute;margin-left:-1089.75pt;margin-top:1.3368164062500298pt;width:3482.5pt;height:348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">
                      <v:imagedata r:id="rId7" o:title=""/>
                      <o:lock v:ext="edit" aspectratio="f" rotation="t"/>
                    </v:shape>
                  </w:pict>
                </w:r>
              </w:ins>
            </w:sdtContent>
          </w:sdt>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Use Case Diagram:</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C.</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Presentation Of The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Login: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Sign-up:</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Forgot Password:</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4.</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Validation of the employees: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5.</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Booking: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6.</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Room info: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7.</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Customer info: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8.</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Statistics: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i.</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Occupancy Status: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ii.</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The most reserved rooms: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iii.</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Top 3 Clients: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iv.</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Monthly Revenue: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9.</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Details: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D.</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Conclusion: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numPr>
          <w:ilvl w:val="0"/>
          <w:numId w:val="3"/>
        </w:numPr>
        <w:ind w:left="720" w:hanging="360"/>
        <w:rPr/>
      </w:pPr>
      <w:bookmarkStart w:colFirst="0" w:colLast="0" w:name="_heading=h.30j0zll" w:id="1"/>
      <w:bookmarkEnd w:id="1"/>
      <w:r w:rsidDel="00000000" w:rsidR="00000000" w:rsidRPr="00000000">
        <w:rPr>
          <w:rtl w:val="0"/>
        </w:rPr>
        <w:t xml:space="preserve">Presentation:</w:t>
      </w:r>
    </w:p>
    <w:p w:rsidR="00000000" w:rsidDel="00000000" w:rsidP="00000000" w:rsidRDefault="00000000" w:rsidRPr="00000000" w14:paraId="00000020">
      <w:pPr>
        <w:pStyle w:val="Heading2"/>
        <w:numPr>
          <w:ilvl w:val="0"/>
          <w:numId w:val="5"/>
        </w:numPr>
        <w:ind w:left="1068" w:hanging="360"/>
        <w:rPr/>
      </w:pPr>
      <w:bookmarkStart w:colFirst="0" w:colLast="0" w:name="_heading=h.1fob9te" w:id="2"/>
      <w:bookmarkEnd w:id="2"/>
      <w:r w:rsidDel="00000000" w:rsidR="00000000" w:rsidRPr="00000000">
        <w:rPr>
          <w:rtl w:val="0"/>
        </w:rPr>
        <w:t xml:space="preserve">Introduction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This Hotel Management System is an app that consist in helping the employee apply different operations on the data concerning the hotel. The minimalist design makes easy and efficient to work with. The different interfaces give the possibility to the employee to manage the reservations, check-ins, and check-outs while navigating smoothly. It can also keep track of the rooms, customers, and employee’s info. The system’s ergonomics boosts the performance of the user’s work.</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numPr>
          <w:ilvl w:val="0"/>
          <w:numId w:val="5"/>
        </w:numPr>
        <w:ind w:left="1068" w:hanging="360"/>
        <w:rPr/>
      </w:pPr>
      <w:bookmarkStart w:colFirst="0" w:colLast="0" w:name="_heading=h.3znysh7" w:id="3"/>
      <w:bookmarkEnd w:id="3"/>
      <w:r w:rsidDel="00000000" w:rsidR="00000000" w:rsidRPr="00000000">
        <w:rPr>
          <w:rtl w:val="0"/>
        </w:rPr>
        <w:t xml:space="preserve">Task Distribution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line="276" w:lineRule="auto"/>
        <w:ind w:left="708" w:firstLine="0"/>
        <w:rPr/>
      </w:pPr>
      <w:r w:rsidDel="00000000" w:rsidR="00000000" w:rsidRPr="00000000">
        <w:rPr>
          <w:rtl w:val="0"/>
        </w:rPr>
        <w:t xml:space="preserve">In Collaboration:</w:t>
      </w:r>
    </w:p>
    <w:p w:rsidR="00000000" w:rsidDel="00000000" w:rsidP="00000000" w:rsidRDefault="00000000" w:rsidRPr="00000000" w14:paraId="000000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1428"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The conception of this project was made in collaboration from the two parts. </w:t>
      </w:r>
    </w:p>
    <w:p w:rsidR="00000000" w:rsidDel="00000000" w:rsidP="00000000" w:rsidRDefault="00000000" w:rsidRPr="00000000" w14:paraId="00000028">
      <w:pPr>
        <w:spacing w:line="276" w:lineRule="auto"/>
        <w:ind w:left="708" w:firstLine="0"/>
        <w:rPr/>
      </w:pPr>
      <w:r w:rsidDel="00000000" w:rsidR="00000000" w:rsidRPr="00000000">
        <w:rPr>
          <w:rtl w:val="0"/>
        </w:rPr>
        <w:t xml:space="preserve">Mariam Ben Abdallah:</w:t>
      </w:r>
    </w:p>
    <w:p w:rsidR="00000000" w:rsidDel="00000000" w:rsidP="00000000" w:rsidRDefault="00000000" w:rsidRPr="00000000" w14:paraId="000000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The report including: A PowerPoint file, the diagrams, the design.</w:t>
      </w:r>
    </w:p>
    <w:p w:rsidR="00000000" w:rsidDel="00000000" w:rsidP="00000000" w:rsidRDefault="00000000" w:rsidRPr="00000000" w14:paraId="000000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1428"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The MySQL queries and the stored procedure.</w:t>
      </w:r>
    </w:p>
    <w:p w:rsidR="00000000" w:rsidDel="00000000" w:rsidP="00000000" w:rsidRDefault="00000000" w:rsidRPr="00000000" w14:paraId="0000002B">
      <w:pPr>
        <w:spacing w:line="276" w:lineRule="auto"/>
        <w:ind w:left="708" w:firstLine="0"/>
        <w:rPr/>
      </w:pPr>
      <w:r w:rsidDel="00000000" w:rsidR="00000000" w:rsidRPr="00000000">
        <w:rPr>
          <w:rtl w:val="0"/>
        </w:rPr>
        <w:t xml:space="preserve">Yasmine Ben Slimane:</w:t>
      </w:r>
    </w:p>
    <w:p w:rsidR="00000000" w:rsidDel="00000000" w:rsidP="00000000" w:rsidRDefault="00000000" w:rsidRPr="00000000" w14:paraId="0000002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The back-end coding (Classes, DB_Classes) and the design of the interfaces in Java (UI) and the input and error control</w:t>
      </w:r>
    </w:p>
    <w:p w:rsidR="00000000" w:rsidDel="00000000" w:rsidP="00000000" w:rsidRDefault="00000000" w:rsidRPr="00000000" w14:paraId="000000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28"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The connection between the database and the app</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8" w:right="0" w:firstLine="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1"/>
        <w:numPr>
          <w:ilvl w:val="0"/>
          <w:numId w:val="3"/>
        </w:numPr>
        <w:ind w:left="720" w:hanging="360"/>
        <w:rPr/>
      </w:pPr>
      <w:bookmarkStart w:colFirst="0" w:colLast="0" w:name="_heading=h.2et92p0" w:id="4"/>
      <w:bookmarkEnd w:id="4"/>
      <w:r w:rsidDel="00000000" w:rsidR="00000000" w:rsidRPr="00000000">
        <w:rPr>
          <w:rtl w:val="0"/>
        </w:rPr>
        <w:t xml:space="preserve">Diagrams: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numPr>
          <w:ilvl w:val="0"/>
          <w:numId w:val="4"/>
        </w:numPr>
        <w:ind w:left="1068" w:hanging="360"/>
        <w:rPr/>
      </w:pPr>
      <w:bookmarkStart w:colFirst="0" w:colLast="0" w:name="_heading=h.tyjcwt" w:id="5"/>
      <w:bookmarkEnd w:id="5"/>
      <w:r w:rsidDel="00000000" w:rsidR="00000000" w:rsidRPr="00000000">
        <w:rPr>
          <w:rtl w:val="0"/>
        </w:rPr>
        <w:t xml:space="preserve">Entity-Relationship Diagram:</w:t>
      </w:r>
    </w:p>
    <w:p w:rsidR="00000000" w:rsidDel="00000000" w:rsidP="00000000" w:rsidRDefault="00000000" w:rsidRPr="00000000" w14:paraId="00000039">
      <w:pPr>
        <w:rPr/>
      </w:pPr>
      <w:r w:rsidDel="00000000" w:rsidR="00000000" w:rsidRPr="00000000">
        <w:rPr>
          <w:rtl w:val="0"/>
        </w:rPr>
      </w:r>
      <w:r w:rsidDel="00000000" w:rsidR="00000000" w:rsidRPr="00000000">
        <w:pict>
          <v:shape id="Ink 35" style="position:absolute;margin-left:290.2999212598425pt;margin-top:62.5pt;width:7.3pt;height: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">
            <v:imagedata r:id="rId1" o:title=""/>
            <o:lock v:ext="edit" aspectratio="f" rotation="t"/>
          </v:shape>
        </w:pict>
      </w:r>
      <w:r w:rsidDel="00000000" w:rsidR="00000000" w:rsidRPr="00000000">
        <w:pict>
          <v:shape id="Ink 34" style="position:absolute;margin-left:285.45pt;margin-top:58.2pt;width:18.75pt;height:1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">
            <v:imagedata r:id="rId2" o:title=""/>
            <o:lock v:ext="edit" aspectratio="f" rotation="t"/>
          </v:shape>
        </w:pict>
      </w:r>
      <w:r w:rsidDel="00000000" w:rsidR="00000000" w:rsidRPr="00000000">
        <w:pict>
          <v:shape id="Ink 29" style="position:absolute;margin-left:289.4pt;margin-top:62.65pt;width:3.3pt;height:3.6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">
            <v:imagedata r:id="rId3" o:title=""/>
            <o:lock v:ext="edit" aspectratio="f" rotation="t"/>
          </v:shape>
        </w:pict>
      </w:r>
      <w:r w:rsidDel="00000000" w:rsidR="00000000" w:rsidRPr="00000000">
        <w:pict>
          <v:shape id="Ink 22" style="position:absolute;margin-left:289.5pt;margin-top:61.25pt;width:5.2pt;height:6.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">
            <v:imagedata r:id="rId4" o:title=""/>
            <o:lock v:ext="edit" aspectratio="f" rotation="t"/>
          </v:shape>
        </w:pict>
      </w:r>
      <w:r w:rsidDel="00000000" w:rsidR="00000000" w:rsidRPr="00000000">
        <w:pict>
          <v:shape id="Ink 16" style="position:absolute;margin-left:289.7999212598425pt;margin-top:63.35pt;width:2.5pt;height:5.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">
            <v:imagedata r:id="rId5" o:title=""/>
            <o:lock v:ext="edit" aspectratio="f" rotation="t"/>
          </v:shape>
        </w:pict>
      </w:r>
      <w:r w:rsidDel="00000000" w:rsidR="00000000" w:rsidRPr="00000000">
        <w:pict>
          <v:shape id="Ink 4" style="position:absolute;margin-left:254.8pt;margin-top:26.85pt;width:72.5pt;height:7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">
            <v:imagedata r:id="rId6" o:title=""/>
            <o:lock v:ext="edit" aspectratio="f" rotation="t"/>
          </v:shape>
        </w:pict>
      </w:r>
      <w:sdt>
        <w:sdtPr>
          <w:tag w:val="goog_rdk_1"/>
        </w:sdtPr>
        <w:sdtContent>
          <w:del w:author="Fekih Romdhane" w:id="0" w:date="2023-05-24T12:15:30Z">
            <w:r w:rsidDel="00000000" w:rsidR="00000000" w:rsidRPr="00000000">
              <w:pict>
                <v:shape id="Ink 1" style="position:absolute;margin-left:-1447.8499212598424pt;margin-top:-1678.9pt;width:3482.5pt;height:348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">
                  <v:imagedata r:id="rId7" o:title=""/>
                  <o:lock v:ext="edit" aspectratio="f" rotation="t"/>
                </v:shape>
              </w:pict>
            </w:r>
          </w:del>
        </w:sdtContent>
      </w:sdt>
      <w:r w:rsidDel="00000000" w:rsidR="00000000" w:rsidRPr="00000000">
        <w:drawing>
          <wp:anchor allowOverlap="1" behindDoc="0" distB="54415" distT="53640" distL="122940" distR="123580" hidden="0" layoutInCell="1" locked="0" relativeHeight="0" simplePos="0">
            <wp:simplePos x="0" y="0"/>
            <wp:positionH relativeFrom="column">
              <wp:posOffset>3699260</wp:posOffset>
            </wp:positionH>
            <wp:positionV relativeFrom="paragraph">
              <wp:posOffset>812465</wp:posOffset>
            </wp:positionV>
            <wp:extent cx="25619" cy="133334"/>
            <wp:effectExtent b="0" l="0" r="0" t="0"/>
            <wp:wrapNone/>
            <wp:docPr id="208029752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5619" cy="13333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1117600</wp:posOffset>
                </wp:positionV>
                <wp:extent cx="689610" cy="111125"/>
                <wp:effectExtent b="0" l="0" r="0" t="0"/>
                <wp:wrapNone/>
                <wp:docPr id="2080297516" name=""/>
                <a:graphic>
                  <a:graphicData uri="http://schemas.microsoft.com/office/word/2010/wordprocessingShape">
                    <wps:wsp>
                      <wps:cNvSpPr/>
                      <wps:cNvPr id="2" name="Shape 2"/>
                      <wps:spPr>
                        <a:xfrm>
                          <a:off x="5005958" y="3729200"/>
                          <a:ext cx="680085" cy="101600"/>
                        </a:xfrm>
                        <a:prstGeom prst="rect">
                          <a:avLst/>
                        </a:prstGeom>
                        <a:solidFill>
                          <a:srgbClr val="F5DD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1117600</wp:posOffset>
                </wp:positionV>
                <wp:extent cx="689610" cy="111125"/>
                <wp:effectExtent b="0" l="0" r="0" t="0"/>
                <wp:wrapNone/>
                <wp:docPr id="2080297516" name="image33.png"/>
                <a:graphic>
                  <a:graphicData uri="http://schemas.openxmlformats.org/drawingml/2006/picture">
                    <pic:pic>
                      <pic:nvPicPr>
                        <pic:cNvPr id="0" name="image33.png"/>
                        <pic:cNvPicPr preferRelativeResize="0"/>
                      </pic:nvPicPr>
                      <pic:blipFill>
                        <a:blip r:embed="rId18"/>
                        <a:srcRect/>
                        <a:stretch>
                          <a:fillRect/>
                        </a:stretch>
                      </pic:blipFill>
                      <pic:spPr>
                        <a:xfrm>
                          <a:off x="0" y="0"/>
                          <a:ext cx="689610" cy="111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762000</wp:posOffset>
                </wp:positionV>
                <wp:extent cx="369570" cy="189230"/>
                <wp:effectExtent b="0" l="0" r="0" t="0"/>
                <wp:wrapNone/>
                <wp:docPr id="2080297521" name=""/>
                <a:graphic>
                  <a:graphicData uri="http://schemas.microsoft.com/office/word/2010/wordprocessingShape">
                    <wps:wsp>
                      <wps:cNvSpPr/>
                      <wps:cNvPr id="12" name="Shape 12"/>
                      <wps:spPr>
                        <a:xfrm>
                          <a:off x="5165978" y="3690148"/>
                          <a:ext cx="360045" cy="179705"/>
                        </a:xfrm>
                        <a:prstGeom prst="rect">
                          <a:avLst/>
                        </a:prstGeom>
                        <a:solidFill>
                          <a:schemeClr val="lt1">
                            <a:alpha val="4705"/>
                          </a:schemeClr>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762000</wp:posOffset>
                </wp:positionV>
                <wp:extent cx="369570" cy="189230"/>
                <wp:effectExtent b="0" l="0" r="0" t="0"/>
                <wp:wrapNone/>
                <wp:docPr id="2080297521" name="image40.png"/>
                <a:graphic>
                  <a:graphicData uri="http://schemas.openxmlformats.org/drawingml/2006/picture">
                    <pic:pic>
                      <pic:nvPicPr>
                        <pic:cNvPr id="0" name="image40.png"/>
                        <pic:cNvPicPr preferRelativeResize="0"/>
                      </pic:nvPicPr>
                      <pic:blipFill>
                        <a:blip r:embed="rId19"/>
                        <a:srcRect/>
                        <a:stretch>
                          <a:fillRect/>
                        </a:stretch>
                      </pic:blipFill>
                      <pic:spPr>
                        <a:xfrm>
                          <a:off x="0" y="0"/>
                          <a:ext cx="369570" cy="189230"/>
                        </a:xfrm>
                        <a:prstGeom prst="rect"/>
                        <a:ln/>
                      </pic:spPr>
                    </pic:pic>
                  </a:graphicData>
                </a:graphic>
              </wp:anchor>
            </w:drawing>
          </mc:Fallback>
        </mc:AlternateContent>
      </w:r>
    </w:p>
    <w:p w:rsidR="00000000" w:rsidDel="00000000" w:rsidP="00000000" w:rsidRDefault="00000000" w:rsidRPr="00000000" w14:paraId="0000003A">
      <w:pPr>
        <w:rPr/>
      </w:pPr>
      <w:r w:rsidDel="00000000" w:rsidR="00000000" w:rsidRPr="00000000">
        <w:rPr/>
        <w:drawing>
          <wp:inline distB="0" distT="0" distL="0" distR="0">
            <wp:extent cx="5760720" cy="4003040"/>
            <wp:effectExtent b="0" l="0" r="0" t="0"/>
            <wp:docPr id="208029753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60720" cy="400304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br w:type="textWrapping"/>
      </w:r>
    </w:p>
    <w:p w:rsidR="00000000" w:rsidDel="00000000" w:rsidP="00000000" w:rsidRDefault="00000000" w:rsidRPr="00000000" w14:paraId="0000003C">
      <w:pPr>
        <w:rPr/>
      </w:pPr>
      <w:r w:rsidDel="00000000" w:rsidR="00000000" w:rsidRPr="00000000">
        <w:rPr>
          <w:rtl w:val="0"/>
        </w:rPr>
        <w:t xml:space="preserve">The ER diagram represents a hotel management system, which includes several entities. </w:t>
      </w:r>
    </w:p>
    <w:p w:rsidR="00000000" w:rsidDel="00000000" w:rsidP="00000000" w:rsidRDefault="00000000" w:rsidRPr="00000000" w14:paraId="000000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The first entity is "Person," which has attributes such as CIN, first name, last name, phone number, and email. The second entity is "Employee," which has similar attributes as the "Person" entity, along with additional attributes such as username, password, security question, answer, and status. It is worth noting that </w:t>
      </w:r>
      <w:r w:rsidDel="00000000" w:rsidR="00000000" w:rsidRPr="00000000">
        <w:rPr>
          <w:rFonts w:ascii="Arabic Typesetting" w:cs="Arabic Typesetting" w:eastAsia="Arabic Typesetting" w:hAnsi="Arabic Typesetting"/>
          <w:b w:val="1"/>
          <w:i w:val="0"/>
          <w:smallCaps w:val="0"/>
          <w:strike w:val="0"/>
          <w:color w:val="000000"/>
          <w:sz w:val="32"/>
          <w:szCs w:val="32"/>
          <w:u w:val="none"/>
          <w:shd w:fill="auto" w:val="clear"/>
          <w:vertAlign w:val="baseline"/>
          <w:rtl w:val="0"/>
        </w:rPr>
        <w:t xml:space="preserve">one employee is also a person.</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This is translated in the java classes by the fact that the Employee class inherits (extends) from the Person class.</w:t>
      </w:r>
    </w:p>
    <w:p w:rsidR="00000000" w:rsidDel="00000000" w:rsidP="00000000" w:rsidRDefault="00000000" w:rsidRPr="00000000" w14:paraId="000000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1"/>
          <w:i w:val="0"/>
          <w:smallCaps w:val="0"/>
          <w:strike w:val="0"/>
          <w:color w:val="000000"/>
          <w:sz w:val="32"/>
          <w:szCs w:val="32"/>
          <w:u w:val="none"/>
          <w:shd w:fill="auto" w:val="clear"/>
          <w:vertAlign w:val="baseline"/>
          <w:rtl w:val="0"/>
        </w:rPr>
        <w:t xml:space="preserve">one employee (manager) supervises all the other employees</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This is indicated by the "Employee" entity's relationship with the "Employee" entity, where many employees are supervised by one employee.</w:t>
      </w:r>
    </w:p>
    <w:p w:rsidR="00000000" w:rsidDel="00000000" w:rsidP="00000000" w:rsidRDefault="00000000" w:rsidRPr="00000000" w14:paraId="0000004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This is translated in the java classes by the fact that the Employee class inherits has a static attribute called manager (of type Employee)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The third entity is "Room," which has attributes such as room ID, room number, bed number, TV, Wi-Fi, stove, phone, and room class. The fourth entity is "Room Type," which has attributes such as room type ID, type, and price. </w:t>
      </w:r>
      <w:r w:rsidDel="00000000" w:rsidR="00000000" w:rsidRPr="00000000">
        <w:rPr>
          <w:rFonts w:ascii="Arabic Typesetting" w:cs="Arabic Typesetting" w:eastAsia="Arabic Typesetting" w:hAnsi="Arabic Typesetting"/>
          <w:b w:val="1"/>
          <w:i w:val="0"/>
          <w:smallCaps w:val="0"/>
          <w:strike w:val="0"/>
          <w:color w:val="000000"/>
          <w:sz w:val="32"/>
          <w:szCs w:val="32"/>
          <w:u w:val="none"/>
          <w:shd w:fill="auto" w:val="clear"/>
          <w:vertAlign w:val="baseline"/>
          <w:rtl w:val="0"/>
        </w:rPr>
        <w:t xml:space="preserve">Each room has one room type, and one room type can belong to many rooms.</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This relationship is indicated by the "Room" entity's relationship with the "Room Type" entity, where one room is associated with one room type.</w:t>
      </w:r>
    </w:p>
    <w:p w:rsidR="00000000" w:rsidDel="00000000" w:rsidP="00000000" w:rsidRDefault="00000000" w:rsidRPr="00000000" w14:paraId="0000004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This is translated in the java classes by the fact that the Room class has an attribute room _class (of type RoomType) </w:t>
      </w:r>
    </w:p>
    <w:p w:rsidR="00000000" w:rsidDel="00000000" w:rsidP="00000000" w:rsidRDefault="00000000" w:rsidRPr="00000000" w14:paraId="000000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Finally, there is an association called "Booking" that represents the booking information for each room. This association has attributes such as booking ID, guests, check-in date, check-out date, booking type, and checked-out status</w:t>
      </w:r>
      <w:r w:rsidDel="00000000" w:rsidR="00000000" w:rsidRPr="00000000">
        <w:rPr>
          <w:rFonts w:ascii="Arabic Typesetting" w:cs="Arabic Typesetting" w:eastAsia="Arabic Typesetting" w:hAnsi="Arabic Typesetting"/>
          <w:b w:val="1"/>
          <w:i w:val="0"/>
          <w:smallCaps w:val="0"/>
          <w:strike w:val="0"/>
          <w:color w:val="000000"/>
          <w:sz w:val="32"/>
          <w:szCs w:val="32"/>
          <w:u w:val="none"/>
          <w:shd w:fill="auto" w:val="clear"/>
          <w:vertAlign w:val="baseline"/>
          <w:rtl w:val="0"/>
        </w:rPr>
        <w:t xml:space="preserve">. One person can book many rooms, and each booked room belongs to one booking</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The "Booking" association is represented as a table in MySQL.</w:t>
      </w:r>
    </w:p>
    <w:p w:rsidR="00000000" w:rsidDel="00000000" w:rsidP="00000000" w:rsidRDefault="00000000" w:rsidRPr="00000000" w14:paraId="0000004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This is translated in the java classes by the fact that the Booking class has an attribute called client (of type Person) and an attribute called rooms (of type ArrayList&lt;Room&gt;)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In summary, the ER diagram represents a hotel management system that includes several entities and their relationships. The entities include "Person," "Employee," "Room," and "Room Type," and the associations include "Booking." This ER diagram can be used to design a database schema for a hotel management system.</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numPr>
          <w:ilvl w:val="0"/>
          <w:numId w:val="4"/>
        </w:numPr>
        <w:ind w:left="1068" w:hanging="360"/>
        <w:rPr/>
      </w:pPr>
      <w:bookmarkStart w:colFirst="0" w:colLast="0" w:name="_heading=h.3dy6vkm" w:id="6"/>
      <w:bookmarkEnd w:id="6"/>
      <w:r w:rsidDel="00000000" w:rsidR="00000000" w:rsidRPr="00000000">
        <w:rPr>
          <w:rtl w:val="0"/>
        </w:rPr>
        <w:t xml:space="preserve">Use Case Diagram:</w:t>
      </w:r>
    </w:p>
    <w:p w:rsidR="00000000" w:rsidDel="00000000" w:rsidP="00000000" w:rsidRDefault="00000000" w:rsidRPr="00000000" w14:paraId="0000004A">
      <w:pPr>
        <w:rPr/>
      </w:pPr>
      <w:r w:rsidDel="00000000" w:rsidR="00000000" w:rsidRPr="00000000">
        <w:rPr/>
        <w:drawing>
          <wp:inline distB="0" distT="0" distL="0" distR="0">
            <wp:extent cx="5760720" cy="3917315"/>
            <wp:effectExtent b="0" l="0" r="0" t="0"/>
            <wp:docPr id="2080297537"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760720" cy="391731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Our system contains two actors that are employee and manager, as you can see the manager is also an employee and can accomplish all the user's case, add to that that he is the only one that can validate the new employees. For that he will need to login and validate the employees, at that point he will have the choice to log to the control panel. The normal employee can sign up and optionally login after the validation of the admin. Like the manager he has the possible to navigate through the control panel. This system allows the employee to manage the customers, the reservations, the rooms, and the room fare. By managing he can add, edit, or delete objects. </w:t>
      </w:r>
    </w:p>
    <w:p w:rsidR="00000000" w:rsidDel="00000000" w:rsidP="00000000" w:rsidRDefault="00000000" w:rsidRPr="00000000" w14:paraId="0000004D">
      <w:pPr>
        <w:rPr/>
      </w:pPr>
      <w:r w:rsidDel="00000000" w:rsidR="00000000" w:rsidRPr="00000000">
        <w:rPr>
          <w:rtl w:val="0"/>
        </w:rPr>
        <w:t xml:space="preserve">Obviously prior to logging to the Control panel the employee is obliged to login and that explains the include between the two use cases.</w:t>
      </w:r>
    </w:p>
    <w:p w:rsidR="00000000" w:rsidDel="00000000" w:rsidP="00000000" w:rsidRDefault="00000000" w:rsidRPr="00000000" w14:paraId="0000004E">
      <w:pPr>
        <w:pStyle w:val="Heading1"/>
        <w:numPr>
          <w:ilvl w:val="0"/>
          <w:numId w:val="3"/>
        </w:numPr>
        <w:ind w:left="720" w:hanging="360"/>
        <w:rPr/>
      </w:pPr>
      <w:bookmarkStart w:colFirst="0" w:colLast="0" w:name="_heading=h.1t3h5sf" w:id="7"/>
      <w:bookmarkEnd w:id="7"/>
      <w:r w:rsidDel="00000000" w:rsidR="00000000" w:rsidRPr="00000000">
        <w:rPr>
          <w:rtl w:val="0"/>
        </w:rPr>
        <w:t xml:space="preserve">Presentation Of The Interfaces:</w:t>
      </w:r>
    </w:p>
    <w:p w:rsidR="00000000" w:rsidDel="00000000" w:rsidP="00000000" w:rsidRDefault="00000000" w:rsidRPr="00000000" w14:paraId="0000004F">
      <w:pPr>
        <w:pStyle w:val="Heading2"/>
        <w:numPr>
          <w:ilvl w:val="0"/>
          <w:numId w:val="6"/>
        </w:numPr>
        <w:ind w:left="1068" w:hanging="360"/>
        <w:rPr/>
      </w:pPr>
      <w:bookmarkStart w:colFirst="0" w:colLast="0" w:name="_heading=h.4d34og8" w:id="8"/>
      <w:bookmarkEnd w:id="8"/>
      <w:r w:rsidDel="00000000" w:rsidR="00000000" w:rsidRPr="00000000">
        <w:rPr>
          <w:rtl w:val="0"/>
        </w:rPr>
        <w:t xml:space="preserve">Login:</w:t>
      </w:r>
    </w:p>
    <w:p w:rsidR="00000000" w:rsidDel="00000000" w:rsidP="00000000" w:rsidRDefault="00000000" w:rsidRPr="00000000" w14:paraId="00000050">
      <w:pPr>
        <w:rPr/>
      </w:pPr>
      <w:r w:rsidDel="00000000" w:rsidR="00000000" w:rsidRPr="00000000">
        <w:rPr/>
        <w:drawing>
          <wp:inline distB="0" distT="0" distL="0" distR="0">
            <wp:extent cx="5760720" cy="3291840"/>
            <wp:effectExtent b="88900" l="88900" r="88900" t="88900"/>
            <wp:docPr descr="Aucune description disponible." id="2080297538" name="image18.png"/>
            <a:graphic>
              <a:graphicData uri="http://schemas.openxmlformats.org/drawingml/2006/picture">
                <pic:pic>
                  <pic:nvPicPr>
                    <pic:cNvPr descr="Aucune description disponible." id="0" name="image18.png"/>
                    <pic:cNvPicPr preferRelativeResize="0"/>
                  </pic:nvPicPr>
                  <pic:blipFill>
                    <a:blip r:embed="rId22"/>
                    <a:srcRect b="0" l="0" r="0" t="0"/>
                    <a:stretch>
                      <a:fillRect/>
                    </a:stretch>
                  </pic:blipFill>
                  <pic:spPr>
                    <a:xfrm>
                      <a:off x="0" y="0"/>
                      <a:ext cx="5760720" cy="329184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This is the first step of using the Hotel Management System, the authentication interface requires a username and password of an employee to be able to reach the control panel. </w:t>
      </w:r>
    </w:p>
    <w:p w:rsidR="00000000" w:rsidDel="00000000" w:rsidP="00000000" w:rsidRDefault="00000000" w:rsidRPr="00000000" w14:paraId="00000052">
      <w:pPr>
        <w:rPr/>
      </w:pPr>
      <w:r w:rsidDel="00000000" w:rsidR="00000000" w:rsidRPr="00000000">
        <w:rPr>
          <w:rtl w:val="0"/>
        </w:rPr>
        <w:t xml:space="preserve">If you enter information that does not exist in the database and try to login (the previous query returns nothing) a message will pop out with an error:</w:t>
      </w:r>
    </w:p>
    <w:p w:rsidR="00000000" w:rsidDel="00000000" w:rsidP="00000000" w:rsidRDefault="00000000" w:rsidRPr="00000000" w14:paraId="00000053">
      <w:pPr>
        <w:rPr/>
      </w:pPr>
      <w:r w:rsidDel="00000000" w:rsidR="00000000" w:rsidRPr="00000000">
        <w:rPr/>
        <w:drawing>
          <wp:inline distB="0" distT="0" distL="0" distR="0">
            <wp:extent cx="5760720" cy="3298190"/>
            <wp:effectExtent b="88900" l="88900" r="88900" t="88900"/>
            <wp:docPr descr="Aucune description disponible." id="2080297540" name="image20.png"/>
            <a:graphic>
              <a:graphicData uri="http://schemas.openxmlformats.org/drawingml/2006/picture">
                <pic:pic>
                  <pic:nvPicPr>
                    <pic:cNvPr descr="Aucune description disponible." id="0" name="image20.png"/>
                    <pic:cNvPicPr preferRelativeResize="0"/>
                  </pic:nvPicPr>
                  <pic:blipFill>
                    <a:blip r:embed="rId23"/>
                    <a:srcRect b="0" l="0" r="0" t="0"/>
                    <a:stretch>
                      <a:fillRect/>
                    </a:stretch>
                  </pic:blipFill>
                  <pic:spPr>
                    <a:xfrm>
                      <a:off x="0" y="0"/>
                      <a:ext cx="5760720" cy="329819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numPr>
          <w:ilvl w:val="0"/>
          <w:numId w:val="6"/>
        </w:numPr>
        <w:ind w:left="1068" w:hanging="360"/>
        <w:rPr/>
      </w:pPr>
      <w:bookmarkStart w:colFirst="0" w:colLast="0" w:name="_heading=h.2s8eyo1" w:id="9"/>
      <w:bookmarkEnd w:id="9"/>
      <w:r w:rsidDel="00000000" w:rsidR="00000000" w:rsidRPr="00000000">
        <w:rPr>
          <w:rtl w:val="0"/>
        </w:rPr>
        <w:t xml:space="preserve">Sign-up:</w:t>
      </w:r>
    </w:p>
    <w:p w:rsidR="00000000" w:rsidDel="00000000" w:rsidP="00000000" w:rsidRDefault="00000000" w:rsidRPr="00000000" w14:paraId="00000056">
      <w:pPr>
        <w:rPr/>
      </w:pPr>
      <w:r w:rsidDel="00000000" w:rsidR="00000000" w:rsidRPr="00000000">
        <w:rPr>
          <w:rtl w:val="0"/>
        </w:rPr>
        <w:t xml:space="preserve">If you click on the sign-up button another interface will open and you can create a new employee account.</w:t>
      </w:r>
    </w:p>
    <w:p w:rsidR="00000000" w:rsidDel="00000000" w:rsidP="00000000" w:rsidRDefault="00000000" w:rsidRPr="00000000" w14:paraId="00000057">
      <w:pPr>
        <w:rPr/>
      </w:pPr>
      <w:r w:rsidDel="00000000" w:rsidR="00000000" w:rsidRPr="00000000">
        <w:rPr/>
        <w:drawing>
          <wp:inline distB="0" distT="0" distL="0" distR="0">
            <wp:extent cx="5760720" cy="3291840"/>
            <wp:effectExtent b="88900" l="88900" r="88900" t="88900"/>
            <wp:docPr descr="Aucune description disponible." id="2080297541" name="image21.png"/>
            <a:graphic>
              <a:graphicData uri="http://schemas.openxmlformats.org/drawingml/2006/picture">
                <pic:pic>
                  <pic:nvPicPr>
                    <pic:cNvPr descr="Aucune description disponible." id="0" name="image21.png"/>
                    <pic:cNvPicPr preferRelativeResize="0"/>
                  </pic:nvPicPr>
                  <pic:blipFill>
                    <a:blip r:embed="rId24"/>
                    <a:srcRect b="0" l="0" r="0" t="0"/>
                    <a:stretch>
                      <a:fillRect/>
                    </a:stretch>
                  </pic:blipFill>
                  <pic:spPr>
                    <a:xfrm>
                      <a:off x="0" y="0"/>
                      <a:ext cx="5760720" cy="329184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While you enter the information needed for the sign-up, you will notice that the </w:t>
      </w:r>
      <w:r w:rsidDel="00000000" w:rsidR="00000000" w:rsidRPr="00000000">
        <w:rPr>
          <w:u w:val="single"/>
          <w:rtl w:val="0"/>
        </w:rPr>
        <w:t xml:space="preserve">numeric text fields accept digits only</w:t>
      </w:r>
      <w:r w:rsidDel="00000000" w:rsidR="00000000" w:rsidRPr="00000000">
        <w:rPr>
          <w:rtl w:val="0"/>
        </w:rPr>
        <w:t xml:space="preserve">, as well as the </w:t>
      </w:r>
      <w:r w:rsidDel="00000000" w:rsidR="00000000" w:rsidRPr="00000000">
        <w:rPr>
          <w:u w:val="single"/>
          <w:rtl w:val="0"/>
        </w:rPr>
        <w:t xml:space="preserve">email text field which requires a specific verification for the existence of the ‘@’, ‘.com’ and the domain of the address. </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This form also requires a security question in case the employee forgets their password.</w:t>
      </w:r>
    </w:p>
    <w:p w:rsidR="00000000" w:rsidDel="00000000" w:rsidP="00000000" w:rsidRDefault="00000000" w:rsidRPr="00000000" w14:paraId="0000005A">
      <w:pPr>
        <w:rPr/>
      </w:pPr>
      <w:r w:rsidDel="00000000" w:rsidR="00000000" w:rsidRPr="00000000">
        <w:rPr/>
        <w:drawing>
          <wp:inline distB="0" distT="0" distL="0" distR="0">
            <wp:extent cx="5760720" cy="3274695"/>
            <wp:effectExtent b="88900" l="88900" r="88900" t="88900"/>
            <wp:docPr descr="Aucune description disponible." id="2080297542" name="image35.png"/>
            <a:graphic>
              <a:graphicData uri="http://schemas.openxmlformats.org/drawingml/2006/picture">
                <pic:pic>
                  <pic:nvPicPr>
                    <pic:cNvPr descr="Aucune description disponible." id="0" name="image35.png"/>
                    <pic:cNvPicPr preferRelativeResize="0"/>
                  </pic:nvPicPr>
                  <pic:blipFill>
                    <a:blip r:embed="rId25"/>
                    <a:srcRect b="0" l="0" r="0" t="0"/>
                    <a:stretch>
                      <a:fillRect/>
                    </a:stretch>
                  </pic:blipFill>
                  <pic:spPr>
                    <a:xfrm>
                      <a:off x="0" y="0"/>
                      <a:ext cx="5760720" cy="327469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As soon as you hit the signup button a message will pop up with the confirmation of the added employee.</w:t>
      </w:r>
    </w:p>
    <w:p w:rsidR="00000000" w:rsidDel="00000000" w:rsidP="00000000" w:rsidRDefault="00000000" w:rsidRPr="00000000" w14:paraId="0000005C">
      <w:pPr>
        <w:pStyle w:val="Heading2"/>
        <w:numPr>
          <w:ilvl w:val="0"/>
          <w:numId w:val="6"/>
        </w:numPr>
        <w:ind w:left="1068" w:hanging="360"/>
        <w:rPr/>
      </w:pPr>
      <w:bookmarkStart w:colFirst="0" w:colLast="0" w:name="_heading=h.17dp8vu" w:id="10"/>
      <w:bookmarkEnd w:id="10"/>
      <w:r w:rsidDel="00000000" w:rsidR="00000000" w:rsidRPr="00000000">
        <w:rPr>
          <w:rtl w:val="0"/>
        </w:rPr>
        <w:t xml:space="preserve">Forgot Password:</w:t>
      </w:r>
    </w:p>
    <w:p w:rsidR="00000000" w:rsidDel="00000000" w:rsidP="00000000" w:rsidRDefault="00000000" w:rsidRPr="00000000" w14:paraId="0000005D">
      <w:pPr>
        <w:rPr/>
      </w:pPr>
      <w:r w:rsidDel="00000000" w:rsidR="00000000" w:rsidRPr="00000000">
        <w:rPr/>
        <w:drawing>
          <wp:inline distB="0" distT="0" distL="0" distR="0">
            <wp:extent cx="5760720" cy="3291840"/>
            <wp:effectExtent b="88900" l="88900" r="88900" t="88900"/>
            <wp:docPr descr="Aucune description disponible." id="2080297543" name="image22.png"/>
            <a:graphic>
              <a:graphicData uri="http://schemas.openxmlformats.org/drawingml/2006/picture">
                <pic:pic>
                  <pic:nvPicPr>
                    <pic:cNvPr descr="Aucune description disponible." id="0" name="image22.png"/>
                    <pic:cNvPicPr preferRelativeResize="0"/>
                  </pic:nvPicPr>
                  <pic:blipFill>
                    <a:blip r:embed="rId26"/>
                    <a:srcRect b="0" l="0" r="0" t="0"/>
                    <a:stretch>
                      <a:fillRect/>
                    </a:stretch>
                  </pic:blipFill>
                  <pic:spPr>
                    <a:xfrm>
                      <a:off x="0" y="0"/>
                      <a:ext cx="5760720" cy="329184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When the employee tries to login and forgets his password, he gets the chance to change it through this interface:</w:t>
      </w:r>
    </w:p>
    <w:p w:rsidR="00000000" w:rsidDel="00000000" w:rsidP="00000000" w:rsidRDefault="00000000" w:rsidRPr="00000000" w14:paraId="0000005F">
      <w:pPr>
        <w:rPr/>
      </w:pPr>
      <w:r w:rsidDel="00000000" w:rsidR="00000000" w:rsidRPr="00000000">
        <w:rPr>
          <w:rtl w:val="0"/>
        </w:rPr>
        <w:t xml:space="preserve">First, he will be asked to enter his email address that will be verified in two steps:</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the typed text in the email field would be verified whether it conforms to a regular expression that checks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the existence of the ‘@’, ‘.com’ and the domain of the address</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otherwise, an error message will be displayed as soon the focus is lost from the email text field.</w:t>
      </w:r>
    </w:p>
    <w:p w:rsidR="00000000" w:rsidDel="00000000" w:rsidP="00000000" w:rsidRDefault="00000000" w:rsidRPr="00000000" w14:paraId="0000006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abic Typesetting" w:cs="Arabic Typesetting" w:eastAsia="Arabic Typesetting" w:hAnsi="Arabic Typesetting"/>
          <w:b w:val="1"/>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If the previous condition is verified, the existence of the email in the database is checked (if not, an error message will be displayed)</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Then the security question field is auto filled from the database (this field is not editable)</w:t>
      </w:r>
    </w:p>
    <w:p w:rsidR="00000000" w:rsidDel="00000000" w:rsidP="00000000" w:rsidRDefault="00000000" w:rsidRPr="00000000" w14:paraId="00000063">
      <w:pPr>
        <w:rPr/>
      </w:pPr>
      <w:r w:rsidDel="00000000" w:rsidR="00000000" w:rsidRPr="00000000">
        <w:rPr>
          <w:rtl w:val="0"/>
        </w:rPr>
        <w:t xml:space="preserve">If the employee answers the security question correctly, he will be given a chance to enter a new password, if his answer doesn’t conform to the one in the database, he will get an error message.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numPr>
          <w:ilvl w:val="0"/>
          <w:numId w:val="6"/>
        </w:numPr>
        <w:ind w:left="1068" w:hanging="360"/>
        <w:rPr/>
      </w:pPr>
      <w:bookmarkStart w:colFirst="0" w:colLast="0" w:name="_heading=h.3rdcrjn" w:id="11"/>
      <w:bookmarkEnd w:id="11"/>
      <w:r w:rsidDel="00000000" w:rsidR="00000000" w:rsidRPr="00000000">
        <w:rPr>
          <w:rtl w:val="0"/>
        </w:rPr>
        <w:t xml:space="preserve">Validation of the employees:</w:t>
      </w:r>
    </w:p>
    <w:p w:rsidR="00000000" w:rsidDel="00000000" w:rsidP="00000000" w:rsidRDefault="00000000" w:rsidRPr="00000000" w14:paraId="00000066">
      <w:pPr>
        <w:rPr/>
      </w:pPr>
      <w:r w:rsidDel="00000000" w:rsidR="00000000" w:rsidRPr="00000000">
        <w:rPr>
          <w:rtl w:val="0"/>
        </w:rPr>
        <w:t xml:space="preserve">Let’s say a new employee made an account and tries to login. Even if he enters his credentials correctly, his status is still false this message will pop up:</w:t>
      </w:r>
    </w:p>
    <w:p w:rsidR="00000000" w:rsidDel="00000000" w:rsidP="00000000" w:rsidRDefault="00000000" w:rsidRPr="00000000" w14:paraId="00000067">
      <w:pPr>
        <w:rPr/>
      </w:pPr>
      <w:r w:rsidDel="00000000" w:rsidR="00000000" w:rsidRPr="00000000">
        <w:rPr/>
        <w:drawing>
          <wp:inline distB="0" distT="0" distL="0" distR="0">
            <wp:extent cx="5760720" cy="3265170"/>
            <wp:effectExtent b="88900" l="88900" r="88900" t="88900"/>
            <wp:docPr descr="Aucune description disponible." id="2080297544" name="image27.png"/>
            <a:graphic>
              <a:graphicData uri="http://schemas.openxmlformats.org/drawingml/2006/picture">
                <pic:pic>
                  <pic:nvPicPr>
                    <pic:cNvPr descr="Aucune description disponible." id="0" name="image27.png"/>
                    <pic:cNvPicPr preferRelativeResize="0"/>
                  </pic:nvPicPr>
                  <pic:blipFill>
                    <a:blip r:embed="rId27"/>
                    <a:srcRect b="0" l="0" r="0" t="0"/>
                    <a:stretch>
                      <a:fillRect/>
                    </a:stretch>
                  </pic:blipFill>
                  <pic:spPr>
                    <a:xfrm>
                      <a:off x="0" y="0"/>
                      <a:ext cx="5760720" cy="326517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Each employee needs to get validation from the admin who is the manager of the hotel to be able to access the control panel (his status must be true).</w:t>
      </w:r>
    </w:p>
    <w:p w:rsidR="00000000" w:rsidDel="00000000" w:rsidP="00000000" w:rsidRDefault="00000000" w:rsidRPr="00000000" w14:paraId="00000069">
      <w:pPr>
        <w:rPr/>
      </w:pPr>
      <w:r w:rsidDel="00000000" w:rsidR="00000000" w:rsidRPr="00000000">
        <w:rPr>
          <w:rtl w:val="0"/>
        </w:rPr>
        <w:t xml:space="preserve">The manager needs to login with his username </w:t>
      </w:r>
      <w:r w:rsidDel="00000000" w:rsidR="00000000" w:rsidRPr="00000000">
        <w:rPr>
          <w:b w:val="1"/>
          <w:i w:val="1"/>
          <w:rtl w:val="0"/>
        </w:rPr>
        <w:t xml:space="preserve">hms</w:t>
      </w:r>
      <w:r w:rsidDel="00000000" w:rsidR="00000000" w:rsidRPr="00000000">
        <w:rPr>
          <w:rtl w:val="0"/>
        </w:rPr>
        <w:t xml:space="preserve"> and password </w:t>
      </w:r>
      <w:r w:rsidDel="00000000" w:rsidR="00000000" w:rsidRPr="00000000">
        <w:rPr>
          <w:b w:val="1"/>
          <w:i w:val="1"/>
          <w:rtl w:val="0"/>
        </w:rPr>
        <w:t xml:space="preserve">admin</w:t>
      </w: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drawing>
          <wp:inline distB="0" distT="0" distL="0" distR="0">
            <wp:extent cx="5760720" cy="3291840"/>
            <wp:effectExtent b="88900" l="88900" r="88900" t="88900"/>
            <wp:docPr descr="Aucune description disponible." id="2080297545" name="image24.png"/>
            <a:graphic>
              <a:graphicData uri="http://schemas.openxmlformats.org/drawingml/2006/picture">
                <pic:pic>
                  <pic:nvPicPr>
                    <pic:cNvPr descr="Aucune description disponible." id="0" name="image24.png"/>
                    <pic:cNvPicPr preferRelativeResize="0"/>
                  </pic:nvPicPr>
                  <pic:blipFill>
                    <a:blip r:embed="rId28"/>
                    <a:srcRect b="0" l="0" r="0" t="0"/>
                    <a:stretch>
                      <a:fillRect/>
                    </a:stretch>
                  </pic:blipFill>
                  <pic:spPr>
                    <a:xfrm>
                      <a:off x="0" y="0"/>
                      <a:ext cx="5760720" cy="329184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He will then reach a special interface only accessible for him where he will be able to change the status of a new employee either with selecting one from the list before him (a JTable that extracts all the lines from the employee table in the database) or by searching an employee with a username or an email </w:t>
      </w:r>
    </w:p>
    <w:p w:rsidR="00000000" w:rsidDel="00000000" w:rsidP="00000000" w:rsidRDefault="00000000" w:rsidRPr="00000000" w14:paraId="0000006D">
      <w:pPr>
        <w:rPr/>
      </w:pPr>
      <w:r w:rsidDel="00000000" w:rsidR="00000000" w:rsidRPr="00000000">
        <w:rPr/>
        <w:drawing>
          <wp:inline distB="0" distT="0" distL="0" distR="0">
            <wp:extent cx="5760720" cy="3291840"/>
            <wp:effectExtent b="88900" l="88900" r="88900" t="88900"/>
            <wp:docPr descr="Aucune description disponible." id="2080297546" name="image28.png"/>
            <a:graphic>
              <a:graphicData uri="http://schemas.openxmlformats.org/drawingml/2006/picture">
                <pic:pic>
                  <pic:nvPicPr>
                    <pic:cNvPr descr="Aucune description disponible." id="0" name="image28.png"/>
                    <pic:cNvPicPr preferRelativeResize="0"/>
                  </pic:nvPicPr>
                  <pic:blipFill>
                    <a:blip r:embed="rId29"/>
                    <a:srcRect b="0" l="0" r="0" t="0"/>
                    <a:stretch>
                      <a:fillRect/>
                    </a:stretch>
                  </pic:blipFill>
                  <pic:spPr>
                    <a:xfrm>
                      <a:off x="0" y="0"/>
                      <a:ext cx="5760720" cy="329184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When the manager selects the row of the employee that he wants to change his status (the status of all the new employees is “false” by default), this message pops up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0" distT="0" distL="0" distR="0">
            <wp:extent cx="5760720" cy="3279140"/>
            <wp:effectExtent b="88900" l="88900" r="88900" t="88900"/>
            <wp:docPr descr="Aucune description disponible." id="2080297547" name="image29.png"/>
            <a:graphic>
              <a:graphicData uri="http://schemas.openxmlformats.org/drawingml/2006/picture">
                <pic:pic>
                  <pic:nvPicPr>
                    <pic:cNvPr descr="Aucune description disponible." id="0" name="image29.png"/>
                    <pic:cNvPicPr preferRelativeResize="0"/>
                  </pic:nvPicPr>
                  <pic:blipFill>
                    <a:blip r:embed="rId30"/>
                    <a:srcRect b="0" l="0" r="0" t="0"/>
                    <a:stretch>
                      <a:fillRect/>
                    </a:stretch>
                  </pic:blipFill>
                  <pic:spPr>
                    <a:xfrm>
                      <a:off x="0" y="0"/>
                      <a:ext cx="5760720" cy="327914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confirmation will be needed to make sure to accept the employee.</w:t>
      </w:r>
    </w:p>
    <w:p w:rsidR="00000000" w:rsidDel="00000000" w:rsidP="00000000" w:rsidRDefault="00000000" w:rsidRPr="00000000" w14:paraId="00000072">
      <w:pPr>
        <w:rPr/>
      </w:pPr>
      <w:r w:rsidDel="00000000" w:rsidR="00000000" w:rsidRPr="00000000">
        <w:rPr>
          <w:rtl w:val="0"/>
        </w:rPr>
        <w:t xml:space="preserve">The change in status means that if it is false, it becomes true, and vice versa.</w:t>
      </w:r>
    </w:p>
    <w:p w:rsidR="00000000" w:rsidDel="00000000" w:rsidP="00000000" w:rsidRDefault="00000000" w:rsidRPr="00000000" w14:paraId="00000073">
      <w:pPr>
        <w:pStyle w:val="Heading2"/>
        <w:numPr>
          <w:ilvl w:val="0"/>
          <w:numId w:val="6"/>
        </w:numPr>
        <w:ind w:left="1068" w:hanging="360"/>
        <w:rPr/>
      </w:pPr>
      <w:bookmarkStart w:colFirst="0" w:colLast="0" w:name="_heading=h.26in1rg" w:id="12"/>
      <w:bookmarkEnd w:id="12"/>
      <w:r w:rsidDel="00000000" w:rsidR="00000000" w:rsidRPr="00000000">
        <w:rPr>
          <w:rtl w:val="0"/>
        </w:rPr>
        <w:t xml:space="preserve">Booking:</w:t>
      </w:r>
    </w:p>
    <w:p w:rsidR="00000000" w:rsidDel="00000000" w:rsidP="00000000" w:rsidRDefault="00000000" w:rsidRPr="00000000" w14:paraId="00000074">
      <w:pPr>
        <w:jc w:val="center"/>
        <w:rPr/>
      </w:pPr>
      <w:r w:rsidDel="00000000" w:rsidR="00000000" w:rsidRPr="00000000">
        <w:rPr/>
        <mc:AlternateContent>
          <mc:Choice Requires="wpg">
            <w:drawing>
              <wp:inline distB="0" distT="0" distL="0" distR="0">
                <wp:extent cx="308610" cy="308610"/>
                <wp:effectExtent b="0" l="0" r="0" t="0"/>
                <wp:docPr id="2080297519" name=""/>
                <a:graphic>
                  <a:graphicData uri="http://schemas.microsoft.com/office/word/2010/wordprocessingShape">
                    <wps:wsp>
                      <wps:cNvSpPr/>
                      <wps:cNvPr id="5" name="Shape 5"/>
                      <wps:spPr>
                        <a:xfrm>
                          <a:off x="5196458" y="3630458"/>
                          <a:ext cx="299085" cy="2990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08610" cy="308610"/>
                <wp:effectExtent b="0" l="0" r="0" t="0"/>
                <wp:docPr id="2080297519" name="image38.png"/>
                <a:graphic>
                  <a:graphicData uri="http://schemas.openxmlformats.org/drawingml/2006/picture">
                    <pic:pic>
                      <pic:nvPicPr>
                        <pic:cNvPr id="0" name="image38.png"/>
                        <pic:cNvPicPr preferRelativeResize="0"/>
                      </pic:nvPicPr>
                      <pic:blipFill>
                        <a:blip r:embed="rId31"/>
                        <a:srcRect/>
                        <a:stretch>
                          <a:fillRect/>
                        </a:stretch>
                      </pic:blipFill>
                      <pic:spPr>
                        <a:xfrm>
                          <a:off x="0" y="0"/>
                          <a:ext cx="308610" cy="308610"/>
                        </a:xfrm>
                        <a:prstGeom prst="rect"/>
                        <a:ln/>
                      </pic:spPr>
                    </pic:pic>
                  </a:graphicData>
                </a:graphic>
              </wp:inline>
            </w:drawing>
          </mc:Fallback>
        </mc:AlternateContent>
      </w:r>
      <w:r w:rsidDel="00000000" w:rsidR="00000000" w:rsidRPr="00000000">
        <w:rPr/>
        <mc:AlternateContent>
          <mc:Choice Requires="wpg">
            <w:drawing>
              <wp:inline distB="0" distT="0" distL="0" distR="0">
                <wp:extent cx="308610" cy="308610"/>
                <wp:effectExtent b="0" l="0" r="0" t="0"/>
                <wp:docPr id="2080297518" name=""/>
                <a:graphic>
                  <a:graphicData uri="http://schemas.microsoft.com/office/word/2010/wordprocessingShape">
                    <wps:wsp>
                      <wps:cNvSpPr/>
                      <wps:cNvPr id="4" name="Shape 4"/>
                      <wps:spPr>
                        <a:xfrm>
                          <a:off x="5196458" y="3630458"/>
                          <a:ext cx="299085" cy="2990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08610" cy="308610"/>
                <wp:effectExtent b="0" l="0" r="0" t="0"/>
                <wp:docPr id="2080297518" name="image37.png"/>
                <a:graphic>
                  <a:graphicData uri="http://schemas.openxmlformats.org/drawingml/2006/picture">
                    <pic:pic>
                      <pic:nvPicPr>
                        <pic:cNvPr id="0" name="image37.png"/>
                        <pic:cNvPicPr preferRelativeResize="0"/>
                      </pic:nvPicPr>
                      <pic:blipFill>
                        <a:blip r:embed="rId32"/>
                        <a:srcRect/>
                        <a:stretch>
                          <a:fillRect/>
                        </a:stretch>
                      </pic:blipFill>
                      <pic:spPr>
                        <a:xfrm>
                          <a:off x="0" y="0"/>
                          <a:ext cx="308610" cy="308610"/>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75">
      <w:pPr>
        <w:jc w:val="center"/>
        <w:rPr/>
      </w:pPr>
      <w:r w:rsidDel="00000000" w:rsidR="00000000" w:rsidRPr="00000000">
        <w:rPr/>
        <w:drawing>
          <wp:inline distB="0" distT="0" distL="0" distR="0">
            <wp:extent cx="5760720" cy="3291840"/>
            <wp:effectExtent b="88900" l="88900" r="88900" t="88900"/>
            <wp:docPr id="208029752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60720" cy="3291840"/>
                    </a:xfrm>
                    <a:prstGeom prst="rect"/>
                    <a:ln w="88900">
                      <a:solidFill>
                        <a:srgbClr val="FFFFFF"/>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The employee who can access the control panel will be directed to the booking interface which will provide a form with the required information, a possibility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to search a client</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from a search bar  and a JCombo Box and a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display of the available rooms</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in a JList to help with filling the fields of a new booking (multiple rooms can be added at once (using ctrl key) but multiple bookings will be created, each one has one room)</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All the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numeric fields only accept digits</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as well as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the verification of email field.</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abic Typesetting" w:cs="Arabic Typesetting" w:eastAsia="Arabic Typesetting" w:hAnsi="Arabic Typesetting"/>
          <w:b w:val="0"/>
          <w:i w:val="0"/>
          <w:smallCaps w:val="0"/>
          <w:strike w:val="0"/>
          <w:color w:val="000000"/>
          <w:sz w:val="32"/>
          <w:szCs w:val="32"/>
          <w:u w:val="singl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The check out field is controlled </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in case the employee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enters a date prior to the check in date.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abic Typesetting" w:cs="Arabic Typesetting" w:eastAsia="Arabic Typesetting" w:hAnsi="Arabic Typesetting"/>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This interface also provides a shortcut to an employee to add a new customer in the database through the fields of the customer info, in the booking form: if the typed CIN does not exist in the person table in the database, an add customer query will be executed in the background.</w:t>
      </w:r>
    </w:p>
    <w:p w:rsidR="00000000" w:rsidDel="00000000" w:rsidP="00000000" w:rsidRDefault="00000000" w:rsidRPr="00000000" w14:paraId="0000007D">
      <w:pPr>
        <w:rPr>
          <w:u w:val="single"/>
        </w:rPr>
      </w:pPr>
      <w:r w:rsidDel="00000000" w:rsidR="00000000" w:rsidRPr="00000000">
        <w:rPr/>
        <w:drawing>
          <wp:inline distB="0" distT="0" distL="0" distR="0">
            <wp:extent cx="5760720" cy="3291840"/>
            <wp:effectExtent b="88900" l="88900" r="88900" t="88900"/>
            <wp:docPr descr="A screenshot of a computer&#10;&#10;Description automatically generated" id="2080297528" name="image10.png"/>
            <a:graphic>
              <a:graphicData uri="http://schemas.openxmlformats.org/drawingml/2006/picture">
                <pic:pic>
                  <pic:nvPicPr>
                    <pic:cNvPr descr="A screenshot of a computer&#10;&#10;Description automatically generated" id="0" name="image10.png"/>
                    <pic:cNvPicPr preferRelativeResize="0"/>
                  </pic:nvPicPr>
                  <pic:blipFill>
                    <a:blip r:embed="rId34"/>
                    <a:srcRect b="0" l="0" r="0" t="0"/>
                    <a:stretch>
                      <a:fillRect/>
                    </a:stretch>
                  </pic:blipFill>
                  <pic:spPr>
                    <a:xfrm>
                      <a:off x="0" y="0"/>
                      <a:ext cx="5760720" cy="329184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As soon as the employee clicks on a booking from the list its information will populate the text fields, the JDate chooser, and the possibility to edit and delete a booking’s info, will be available to the employee.</w:t>
      </w:r>
    </w:p>
    <w:p w:rsidR="00000000" w:rsidDel="00000000" w:rsidP="00000000" w:rsidRDefault="00000000" w:rsidRPr="00000000" w14:paraId="0000007F">
      <w:pPr>
        <w:pStyle w:val="Heading2"/>
        <w:numPr>
          <w:ilvl w:val="0"/>
          <w:numId w:val="6"/>
        </w:numPr>
        <w:ind w:left="1068" w:hanging="360"/>
        <w:rPr/>
      </w:pPr>
      <w:bookmarkStart w:colFirst="0" w:colLast="0" w:name="_heading=h.lnxbz9" w:id="13"/>
      <w:bookmarkEnd w:id="13"/>
      <w:r w:rsidDel="00000000" w:rsidR="00000000" w:rsidRPr="00000000">
        <w:rPr>
          <w:rtl w:val="0"/>
        </w:rPr>
        <w:t xml:space="preserve">Room info:</w:t>
      </w:r>
    </w:p>
    <w:p w:rsidR="00000000" w:rsidDel="00000000" w:rsidP="00000000" w:rsidRDefault="00000000" w:rsidRPr="00000000" w14:paraId="00000080">
      <w:pPr>
        <w:rPr/>
      </w:pPr>
      <w:r w:rsidDel="00000000" w:rsidR="00000000" w:rsidRPr="00000000">
        <w:rPr/>
        <w:drawing>
          <wp:inline distB="0" distT="0" distL="0" distR="0">
            <wp:extent cx="5760720" cy="3061335"/>
            <wp:effectExtent b="88900" l="88900" r="88900" t="88900"/>
            <wp:docPr descr="Aucune description disponible." id="2080297529" name="image11.png"/>
            <a:graphic>
              <a:graphicData uri="http://schemas.openxmlformats.org/drawingml/2006/picture">
                <pic:pic>
                  <pic:nvPicPr>
                    <pic:cNvPr descr="Aucune description disponible." id="0" name="image11.png"/>
                    <pic:cNvPicPr preferRelativeResize="0"/>
                  </pic:nvPicPr>
                  <pic:blipFill>
                    <a:blip r:embed="rId35"/>
                    <a:srcRect b="0" l="0" r="0" t="0"/>
                    <a:stretch>
                      <a:fillRect/>
                    </a:stretch>
                  </pic:blipFill>
                  <pic:spPr>
                    <a:xfrm>
                      <a:off x="0" y="0"/>
                      <a:ext cx="5760720" cy="306133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This interface will help the employee adding a room and making sure the information was inserted in the database with a display of the rooms of the hotel.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Is it worth noting that, in this interface, the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numeric text fields accept digits only</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the Room ID field is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non-editable</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because its autogenerated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auto-increment</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feature of MySQL in table creation queries)</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And also, the category (room type) JCombo Box is generated with a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list</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that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takes the result of the query</w:t>
      </w: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 to select all the room types from the table roomType </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abic Typesetting" w:cs="Arabic Typesetting" w:eastAsia="Arabic Typesetting" w:hAnsi="Arabic Typesetting"/>
          <w:b w:val="1"/>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And to improve the user experience and make our application more ergonomic: </w:t>
      </w:r>
      <w:r w:rsidDel="00000000" w:rsidR="00000000" w:rsidRPr="00000000">
        <w:rPr>
          <w:rFonts w:ascii="Arabic Typesetting" w:cs="Arabic Typesetting" w:eastAsia="Arabic Typesetting" w:hAnsi="Arabic Typesetting"/>
          <w:b w:val="0"/>
          <w:i w:val="0"/>
          <w:smallCaps w:val="0"/>
          <w:strike w:val="0"/>
          <w:color w:val="000000"/>
          <w:sz w:val="32"/>
          <w:szCs w:val="32"/>
          <w:u w:val="single"/>
          <w:shd w:fill="auto" w:val="clear"/>
          <w:vertAlign w:val="baseline"/>
          <w:rtl w:val="0"/>
        </w:rPr>
        <w:t xml:space="preserve">the type ID field is auto filled when it gets clicked on</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And finally, in the interface the JCheck Boxes ‘states (checked or unchecked) are translated to Boolean in order to create a new room object that will  be used in the insert query of a new room </w:t>
      </w:r>
    </w:p>
    <w:p w:rsidR="00000000" w:rsidDel="00000000" w:rsidP="00000000" w:rsidRDefault="00000000" w:rsidRPr="00000000" w14:paraId="00000088">
      <w:pPr>
        <w:rPr/>
      </w:pPr>
      <w:r w:rsidDel="00000000" w:rsidR="00000000" w:rsidRPr="00000000">
        <w:rPr/>
        <w:drawing>
          <wp:inline distB="0" distT="0" distL="0" distR="0">
            <wp:extent cx="5760720" cy="3067050"/>
            <wp:effectExtent b="88900" l="88900" r="88900" t="88900"/>
            <wp:docPr descr="Aucune description disponible." id="2080297530" name="image17.png"/>
            <a:graphic>
              <a:graphicData uri="http://schemas.openxmlformats.org/drawingml/2006/picture">
                <pic:pic>
                  <pic:nvPicPr>
                    <pic:cNvPr descr="Aucune description disponible." id="0" name="image17.png"/>
                    <pic:cNvPicPr preferRelativeResize="0"/>
                  </pic:nvPicPr>
                  <pic:blipFill>
                    <a:blip r:embed="rId36"/>
                    <a:srcRect b="0" l="0" r="0" t="0"/>
                    <a:stretch>
                      <a:fillRect/>
                    </a:stretch>
                  </pic:blipFill>
                  <pic:spPr>
                    <a:xfrm>
                      <a:off x="0" y="0"/>
                      <a:ext cx="5760720" cy="306705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As soon as the employee clicks on a room from the list its information will populate the texts fields, the JCombo Box and the JCheck Boxes, and the possibility to edit and delete a room info, will be available to the employee.</w:t>
      </w:r>
    </w:p>
    <w:p w:rsidR="00000000" w:rsidDel="00000000" w:rsidP="00000000" w:rsidRDefault="00000000" w:rsidRPr="00000000" w14:paraId="0000008A">
      <w:pPr>
        <w:rPr>
          <w:b w:val="1"/>
          <w:sz w:val="44"/>
          <w:szCs w:val="44"/>
          <w:u w:val="single"/>
        </w:rPr>
      </w:pPr>
      <w:r w:rsidDel="00000000" w:rsidR="00000000" w:rsidRPr="00000000">
        <w:rPr>
          <w:b w:val="1"/>
          <w:sz w:val="44"/>
          <w:szCs w:val="44"/>
          <w:u w:val="single"/>
          <w:rtl w:val="0"/>
        </w:rPr>
        <w:t xml:space="preserve">Room Fare:</w:t>
      </w:r>
    </w:p>
    <w:p w:rsidR="00000000" w:rsidDel="00000000" w:rsidP="00000000" w:rsidRDefault="00000000" w:rsidRPr="00000000" w14:paraId="0000008B">
      <w:pPr>
        <w:rPr/>
      </w:pPr>
      <w:r w:rsidDel="00000000" w:rsidR="00000000" w:rsidRPr="00000000">
        <w:rPr/>
        <w:drawing>
          <wp:inline distB="0" distT="0" distL="0" distR="0">
            <wp:extent cx="5760720" cy="3070225"/>
            <wp:effectExtent b="88900" l="88900" r="88900" t="88900"/>
            <wp:docPr descr="Aucune description disponible." id="2080297531" name="image19.png"/>
            <a:graphic>
              <a:graphicData uri="http://schemas.openxmlformats.org/drawingml/2006/picture">
                <pic:pic>
                  <pic:nvPicPr>
                    <pic:cNvPr descr="Aucune description disponible." id="0" name="image19.png"/>
                    <pic:cNvPicPr preferRelativeResize="0"/>
                  </pic:nvPicPr>
                  <pic:blipFill>
                    <a:blip r:embed="rId37"/>
                    <a:srcRect b="0" l="0" r="0" t="0"/>
                    <a:stretch>
                      <a:fillRect/>
                    </a:stretch>
                  </pic:blipFill>
                  <pic:spPr>
                    <a:xfrm>
                      <a:off x="0" y="0"/>
                      <a:ext cx="5760720" cy="307022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As well as inserting room information the system allows you to insert, edit and delete a selected type of room.</w:t>
      </w:r>
    </w:p>
    <w:p w:rsidR="00000000" w:rsidDel="00000000" w:rsidP="00000000" w:rsidRDefault="00000000" w:rsidRPr="00000000" w14:paraId="0000008D">
      <w:pPr>
        <w:rPr/>
      </w:pPr>
      <w:r w:rsidDel="00000000" w:rsidR="00000000" w:rsidRPr="00000000">
        <w:rPr/>
        <w:drawing>
          <wp:inline distB="0" distT="0" distL="0" distR="0">
            <wp:extent cx="5760720" cy="3067050"/>
            <wp:effectExtent b="88900" l="88900" r="88900" t="88900"/>
            <wp:docPr descr="Aucune description disponible." id="2080297532" name="image30.png"/>
            <a:graphic>
              <a:graphicData uri="http://schemas.openxmlformats.org/drawingml/2006/picture">
                <pic:pic>
                  <pic:nvPicPr>
                    <pic:cNvPr descr="Aucune description disponible." id="0" name="image30.png"/>
                    <pic:cNvPicPr preferRelativeResize="0"/>
                  </pic:nvPicPr>
                  <pic:blipFill>
                    <a:blip r:embed="rId38"/>
                    <a:srcRect b="0" l="0" r="0" t="0"/>
                    <a:stretch>
                      <a:fillRect/>
                    </a:stretch>
                  </pic:blipFill>
                  <pic:spPr>
                    <a:xfrm>
                      <a:off x="0" y="0"/>
                      <a:ext cx="5760720" cy="306705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pStyle w:val="Heading2"/>
        <w:numPr>
          <w:ilvl w:val="0"/>
          <w:numId w:val="6"/>
        </w:numPr>
        <w:ind w:left="1068" w:hanging="360"/>
        <w:rPr/>
      </w:pPr>
      <w:bookmarkStart w:colFirst="0" w:colLast="0" w:name="_heading=h.35nkun2" w:id="14"/>
      <w:bookmarkEnd w:id="14"/>
      <w:r w:rsidDel="00000000" w:rsidR="00000000" w:rsidRPr="00000000">
        <w:rPr>
          <w:rtl w:val="0"/>
        </w:rPr>
        <w:t xml:space="preserve">Customer info:</w:t>
      </w:r>
    </w:p>
    <w:p w:rsidR="00000000" w:rsidDel="00000000" w:rsidP="00000000" w:rsidRDefault="00000000" w:rsidRPr="00000000" w14:paraId="0000008F">
      <w:pPr>
        <w:rPr/>
      </w:pPr>
      <w:r w:rsidDel="00000000" w:rsidR="00000000" w:rsidRPr="00000000">
        <w:rPr/>
        <w:drawing>
          <wp:inline distB="0" distT="0" distL="0" distR="0">
            <wp:extent cx="5760720" cy="3291840"/>
            <wp:effectExtent b="88900" l="88900" r="88900" t="88900"/>
            <wp:docPr descr="Aucune description disponible." id="2080297533" name="image12.png"/>
            <a:graphic>
              <a:graphicData uri="http://schemas.openxmlformats.org/drawingml/2006/picture">
                <pic:pic>
                  <pic:nvPicPr>
                    <pic:cNvPr descr="Aucune description disponible." id="0" name="image12.png"/>
                    <pic:cNvPicPr preferRelativeResize="0"/>
                  </pic:nvPicPr>
                  <pic:blipFill>
                    <a:blip r:embed="rId39"/>
                    <a:srcRect b="0" l="0" r="0" t="0"/>
                    <a:stretch>
                      <a:fillRect/>
                    </a:stretch>
                  </pic:blipFill>
                  <pic:spPr>
                    <a:xfrm>
                      <a:off x="0" y="0"/>
                      <a:ext cx="5760720" cy="329184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rtl w:val="0"/>
        </w:rPr>
        <w:t xml:space="preserve">From the control panel we can access the customer info interface which will insert a customer the same way we could insert a room. When you enter the information needed for a client, you will notice that the </w:t>
      </w:r>
      <w:r w:rsidDel="00000000" w:rsidR="00000000" w:rsidRPr="00000000">
        <w:rPr>
          <w:u w:val="single"/>
          <w:rtl w:val="0"/>
        </w:rPr>
        <w:t xml:space="preserve">numeric text fields accept digits only</w:t>
      </w:r>
      <w:r w:rsidDel="00000000" w:rsidR="00000000" w:rsidRPr="00000000">
        <w:rPr>
          <w:rtl w:val="0"/>
        </w:rPr>
        <w:t xml:space="preserve">, as well as the </w:t>
      </w:r>
      <w:r w:rsidDel="00000000" w:rsidR="00000000" w:rsidRPr="00000000">
        <w:rPr>
          <w:u w:val="single"/>
          <w:rtl w:val="0"/>
        </w:rPr>
        <w:t xml:space="preserve">email text field which requires a specific verification for the existence of the ‘@’, ‘.com’ and the domain of the address. </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 </w:t>
      </w:r>
      <w:r w:rsidDel="00000000" w:rsidR="00000000" w:rsidRPr="00000000">
        <w:rPr/>
        <w:drawing>
          <wp:inline distB="0" distT="0" distL="0" distR="0">
            <wp:extent cx="5760720" cy="3291840"/>
            <wp:effectExtent b="88900" l="88900" r="88900" t="88900"/>
            <wp:docPr descr="Aucune description disponible." id="2080297534" name="image16.png"/>
            <a:graphic>
              <a:graphicData uri="http://schemas.openxmlformats.org/drawingml/2006/picture">
                <pic:pic>
                  <pic:nvPicPr>
                    <pic:cNvPr descr="Aucune description disponible." id="0" name="image16.png"/>
                    <pic:cNvPicPr preferRelativeResize="0"/>
                  </pic:nvPicPr>
                  <pic:blipFill>
                    <a:blip r:embed="rId40"/>
                    <a:srcRect b="0" l="0" r="0" t="0"/>
                    <a:stretch>
                      <a:fillRect/>
                    </a:stretch>
                  </pic:blipFill>
                  <pic:spPr>
                    <a:xfrm>
                      <a:off x="0" y="0"/>
                      <a:ext cx="5760720" cy="329184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edit and delete buttons will be available after clicking on a customer in the list.</w:t>
      </w:r>
    </w:p>
    <w:p w:rsidR="00000000" w:rsidDel="00000000" w:rsidP="00000000" w:rsidRDefault="00000000" w:rsidRPr="00000000" w14:paraId="00000094">
      <w:pPr>
        <w:pStyle w:val="Heading2"/>
        <w:numPr>
          <w:ilvl w:val="0"/>
          <w:numId w:val="6"/>
        </w:numPr>
        <w:ind w:left="1068" w:hanging="360"/>
        <w:rPr/>
      </w:pPr>
      <w:bookmarkStart w:colFirst="0" w:colLast="0" w:name="_heading=h.1ksv4uv" w:id="15"/>
      <w:bookmarkEnd w:id="15"/>
      <w:r w:rsidDel="00000000" w:rsidR="00000000" w:rsidRPr="00000000">
        <w:rPr>
          <w:rtl w:val="0"/>
        </w:rPr>
        <w:t xml:space="preserve">Statistics:</w:t>
      </w:r>
    </w:p>
    <w:p w:rsidR="00000000" w:rsidDel="00000000" w:rsidP="00000000" w:rsidRDefault="00000000" w:rsidRPr="00000000" w14:paraId="00000095">
      <w:pPr>
        <w:rPr/>
      </w:pPr>
      <w:r w:rsidDel="00000000" w:rsidR="00000000" w:rsidRPr="00000000">
        <w:rPr/>
        <w:drawing>
          <wp:inline distB="0" distT="0" distL="0" distR="0">
            <wp:extent cx="5760720" cy="3291840"/>
            <wp:effectExtent b="88900" l="88900" r="88900" t="88900"/>
            <wp:docPr descr="Aucune description disponible." id="2080297535" name="image23.png"/>
            <a:graphic>
              <a:graphicData uri="http://schemas.openxmlformats.org/drawingml/2006/picture">
                <pic:pic>
                  <pic:nvPicPr>
                    <pic:cNvPr descr="Aucune description disponible." id="0" name="image23.png"/>
                    <pic:cNvPicPr preferRelativeResize="0"/>
                  </pic:nvPicPr>
                  <pic:blipFill>
                    <a:blip r:embed="rId41"/>
                    <a:srcRect b="0" l="0" r="0" t="0"/>
                    <a:stretch>
                      <a:fillRect/>
                    </a:stretch>
                  </pic:blipFill>
                  <pic:spPr>
                    <a:xfrm>
                      <a:off x="0" y="0"/>
                      <a:ext cx="5760720" cy="329184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This panel will show us the statistics of the hotel that were implemented by MySQL queries and stored procedures.</w:t>
      </w:r>
    </w:p>
    <w:p w:rsidR="00000000" w:rsidDel="00000000" w:rsidP="00000000" w:rsidRDefault="00000000" w:rsidRPr="00000000" w14:paraId="00000097">
      <w:pPr>
        <w:pStyle w:val="Heading3"/>
        <w:numPr>
          <w:ilvl w:val="0"/>
          <w:numId w:val="7"/>
        </w:numPr>
        <w:ind w:left="1428" w:hanging="360"/>
        <w:rPr/>
      </w:pPr>
      <w:bookmarkStart w:colFirst="0" w:colLast="0" w:name="_heading=h.44sinio" w:id="16"/>
      <w:bookmarkEnd w:id="16"/>
      <w:r w:rsidDel="00000000" w:rsidR="00000000" w:rsidRPr="00000000">
        <w:rPr>
          <w:rtl w:val="0"/>
        </w:rPr>
        <w:t xml:space="preserve">Occupancy Status:</w:t>
      </w:r>
    </w:p>
    <w:p w:rsidR="00000000" w:rsidDel="00000000" w:rsidP="00000000" w:rsidRDefault="00000000" w:rsidRPr="00000000" w14:paraId="00000098">
      <w:pPr>
        <w:rPr/>
      </w:pPr>
      <w:r w:rsidDel="00000000" w:rsidR="00000000" w:rsidRPr="00000000">
        <w:rPr/>
        <w:drawing>
          <wp:inline distB="0" distT="0" distL="0" distR="0">
            <wp:extent cx="5760720" cy="3274695"/>
            <wp:effectExtent b="88900" l="88900" r="88900" t="88900"/>
            <wp:docPr descr="Aucune description disponible." id="2080297536" name="image34.png"/>
            <a:graphic>
              <a:graphicData uri="http://schemas.openxmlformats.org/drawingml/2006/picture">
                <pic:pic>
                  <pic:nvPicPr>
                    <pic:cNvPr descr="Aucune description disponible." id="0" name="image34.png"/>
                    <pic:cNvPicPr preferRelativeResize="0"/>
                  </pic:nvPicPr>
                  <pic:blipFill>
                    <a:blip r:embed="rId42"/>
                    <a:srcRect b="0" l="0" r="0" t="0"/>
                    <a:stretch>
                      <a:fillRect/>
                    </a:stretch>
                  </pic:blipFill>
                  <pic:spPr>
                    <a:xfrm>
                      <a:off x="0" y="0"/>
                      <a:ext cx="5760720" cy="327469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For the ergonomics of the app, the result of the query will show up in a dialog showing the available rooms as well as the reserved ones.</w:t>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This is the query used to show these results: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abic Typesetting" w:cs="Arabic Typesetting" w:eastAsia="Arabic Typesetting" w:hAnsi="Arabic Typesetting"/>
          <w:b w:val="1"/>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1"/>
          <w:i w:val="0"/>
          <w:smallCaps w:val="0"/>
          <w:strike w:val="0"/>
          <w:color w:val="000000"/>
          <w:sz w:val="32"/>
          <w:szCs w:val="32"/>
          <w:u w:val="none"/>
          <w:shd w:fill="auto" w:val="clear"/>
          <w:vertAlign w:val="baseline"/>
          <w:rtl w:val="0"/>
        </w:rPr>
        <w:t xml:space="preserve">"SELECT DISTINCT room.room_no, room.bed_number,"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abic Typesetting" w:cs="Arabic Typesetting" w:eastAsia="Arabic Typesetting" w:hAnsi="Arabic Typesetting"/>
          <w:b w:val="1"/>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1"/>
          <w:i w:val="0"/>
          <w:smallCaps w:val="0"/>
          <w:strike w:val="0"/>
          <w:color w:val="000000"/>
          <w:sz w:val="32"/>
          <w:szCs w:val="32"/>
          <w:u w:val="none"/>
          <w:shd w:fill="auto" w:val="clear"/>
          <w:vertAlign w:val="baseline"/>
          <w:rtl w:val="0"/>
        </w:rPr>
        <w:t xml:space="preserve">"  IF(booking.booking_id IS NOT NULL"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abic Typesetting" w:cs="Arabic Typesetting" w:eastAsia="Arabic Typesetting" w:hAnsi="Arabic Typesetting"/>
          <w:b w:val="1"/>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1"/>
          <w:i w:val="0"/>
          <w:smallCaps w:val="0"/>
          <w:strike w:val="0"/>
          <w:color w:val="000000"/>
          <w:sz w:val="32"/>
          <w:szCs w:val="32"/>
          <w:u w:val="none"/>
          <w:shd w:fill="auto" w:val="clear"/>
          <w:vertAlign w:val="baseline"/>
          <w:rtl w:val="0"/>
        </w:rPr>
        <w:t xml:space="preserve">"    OR (booking.check_out &gt; '"+timestamp+"' AND booking.check_in &lt; '"+timestamp+"' ),"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abic Typesetting" w:cs="Arabic Typesetting" w:eastAsia="Arabic Typesetting" w:hAnsi="Arabic Typesetting"/>
          <w:b w:val="1"/>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1"/>
          <w:i w:val="0"/>
          <w:smallCaps w:val="0"/>
          <w:strike w:val="0"/>
          <w:color w:val="000000"/>
          <w:sz w:val="32"/>
          <w:szCs w:val="32"/>
          <w:u w:val="none"/>
          <w:shd w:fill="auto" w:val="clear"/>
          <w:vertAlign w:val="baseline"/>
          <w:rtl w:val="0"/>
        </w:rPr>
        <w:t xml:space="preserve">"    'Reserved', 'Available') AS status"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abic Typesetting" w:cs="Arabic Typesetting" w:eastAsia="Arabic Typesetting" w:hAnsi="Arabic Typesetting"/>
          <w:b w:val="1"/>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1"/>
          <w:i w:val="0"/>
          <w:smallCaps w:val="0"/>
          <w:strike w:val="0"/>
          <w:color w:val="000000"/>
          <w:sz w:val="32"/>
          <w:szCs w:val="32"/>
          <w:u w:val="none"/>
          <w:shd w:fill="auto" w:val="clear"/>
          <w:vertAlign w:val="baseline"/>
          <w:rtl w:val="0"/>
        </w:rPr>
        <w:t xml:space="preserve">"   FROM room "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abic Typesetting" w:cs="Arabic Typesetting" w:eastAsia="Arabic Typesetting" w:hAnsi="Arabic Typesetting"/>
          <w:b w:val="1"/>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1"/>
          <w:i w:val="0"/>
          <w:smallCaps w:val="0"/>
          <w:strike w:val="0"/>
          <w:color w:val="000000"/>
          <w:sz w:val="32"/>
          <w:szCs w:val="32"/>
          <w:u w:val="none"/>
          <w:shd w:fill="auto" w:val="clear"/>
          <w:vertAlign w:val="baseline"/>
          <w:rtl w:val="0"/>
        </w:rPr>
        <w:t xml:space="preserve">"   LEFT JOIN booking ON room.room_no = booking.booking_room"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abic Typesetting" w:cs="Arabic Typesetting" w:eastAsia="Arabic Typesetting" w:hAnsi="Arabic Typesetting"/>
          <w:b w:val="1"/>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1"/>
          <w:i w:val="0"/>
          <w:smallCaps w:val="0"/>
          <w:strike w:val="0"/>
          <w:color w:val="000000"/>
          <w:sz w:val="32"/>
          <w:szCs w:val="32"/>
          <w:u w:val="none"/>
          <w:shd w:fill="auto" w:val="clear"/>
          <w:vertAlign w:val="baseline"/>
          <w:rtl w:val="0"/>
        </w:rPr>
        <w:t xml:space="preserve">"   ORDER BY room.room_no;")</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Please note that the variable called timestamp is today’s date in the type “timestamp.”</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16" w:right="0" w:firstLine="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Date today = new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16" w:right="0" w:firstLine="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Timestamp timestamp = new Timestamp(today.getTime());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numPr>
          <w:ilvl w:val="0"/>
          <w:numId w:val="7"/>
        </w:numPr>
        <w:ind w:left="1428" w:hanging="360"/>
        <w:rPr/>
      </w:pPr>
      <w:bookmarkStart w:colFirst="0" w:colLast="0" w:name="_heading=h.2jxsxqh" w:id="17"/>
      <w:bookmarkEnd w:id="17"/>
      <w:r w:rsidDel="00000000" w:rsidR="00000000" w:rsidRPr="00000000">
        <w:rPr>
          <w:rtl w:val="0"/>
        </w:rPr>
        <w:t xml:space="preserve">The most reserved rooms:</w:t>
      </w:r>
    </w:p>
    <w:p w:rsidR="00000000" w:rsidDel="00000000" w:rsidP="00000000" w:rsidRDefault="00000000" w:rsidRPr="00000000" w14:paraId="000000A7">
      <w:pPr>
        <w:rPr/>
      </w:pPr>
      <w:r w:rsidDel="00000000" w:rsidR="00000000" w:rsidRPr="00000000">
        <w:rPr/>
        <w:drawing>
          <wp:inline distB="0" distT="0" distL="0" distR="0">
            <wp:extent cx="5760720" cy="3281045"/>
            <wp:effectExtent b="88900" l="88900" r="88900" t="88900"/>
            <wp:docPr descr="Aucune description disponible." id="2080297523" name="image9.png"/>
            <a:graphic>
              <a:graphicData uri="http://schemas.openxmlformats.org/drawingml/2006/picture">
                <pic:pic>
                  <pic:nvPicPr>
                    <pic:cNvPr descr="Aucune description disponible." id="0" name="image9.png"/>
                    <pic:cNvPicPr preferRelativeResize="0"/>
                  </pic:nvPicPr>
                  <pic:blipFill>
                    <a:blip r:embed="rId43"/>
                    <a:srcRect b="0" l="0" r="0" t="0"/>
                    <a:stretch>
                      <a:fillRect/>
                    </a:stretch>
                  </pic:blipFill>
                  <pic:spPr>
                    <a:xfrm>
                      <a:off x="0" y="0"/>
                      <a:ext cx="5760720" cy="328104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Another dialog will show up with the possibility of consulting the most liked rooms.</w:t>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This is the query used to show these results:</w:t>
      </w:r>
    </w:p>
    <w:p w:rsidR="00000000" w:rsidDel="00000000" w:rsidP="00000000" w:rsidRDefault="00000000" w:rsidRPr="00000000" w14:paraId="000000AA">
      <w:pPr>
        <w:rPr>
          <w:b w:val="1"/>
        </w:rPr>
      </w:pPr>
      <w:r w:rsidDel="00000000" w:rsidR="00000000" w:rsidRPr="00000000">
        <w:rPr>
          <w:b w:val="1"/>
          <w:rtl w:val="0"/>
        </w:rPr>
        <w:t xml:space="preserve">"SELECT booking_room, COUNT (*) AS num_bookings </w:t>
      </w:r>
    </w:p>
    <w:p w:rsidR="00000000" w:rsidDel="00000000" w:rsidP="00000000" w:rsidRDefault="00000000" w:rsidRPr="00000000" w14:paraId="000000AB">
      <w:pPr>
        <w:rPr>
          <w:b w:val="1"/>
        </w:rPr>
      </w:pPr>
      <w:r w:rsidDel="00000000" w:rsidR="00000000" w:rsidRPr="00000000">
        <w:rPr>
          <w:b w:val="1"/>
          <w:rtl w:val="0"/>
        </w:rPr>
        <w:t xml:space="preserve">FROM booking </w:t>
      </w:r>
    </w:p>
    <w:p w:rsidR="00000000" w:rsidDel="00000000" w:rsidP="00000000" w:rsidRDefault="00000000" w:rsidRPr="00000000" w14:paraId="000000AC">
      <w:pPr>
        <w:rPr>
          <w:b w:val="1"/>
        </w:rPr>
      </w:pPr>
      <w:r w:rsidDel="00000000" w:rsidR="00000000" w:rsidRPr="00000000">
        <w:rPr>
          <w:b w:val="1"/>
          <w:rtl w:val="0"/>
        </w:rPr>
        <w:t xml:space="preserve">GROUP BY booking_room </w:t>
      </w:r>
    </w:p>
    <w:p w:rsidR="00000000" w:rsidDel="00000000" w:rsidP="00000000" w:rsidRDefault="00000000" w:rsidRPr="00000000" w14:paraId="000000AD">
      <w:pPr>
        <w:rPr>
          <w:b w:val="1"/>
        </w:rPr>
      </w:pPr>
      <w:r w:rsidDel="00000000" w:rsidR="00000000" w:rsidRPr="00000000">
        <w:rPr>
          <w:b w:val="1"/>
          <w:rtl w:val="0"/>
        </w:rPr>
        <w:t xml:space="preserve">ORDER BY num_bookings DESC </w:t>
      </w:r>
    </w:p>
    <w:p w:rsidR="00000000" w:rsidDel="00000000" w:rsidP="00000000" w:rsidRDefault="00000000" w:rsidRPr="00000000" w14:paraId="000000AE">
      <w:pPr>
        <w:rPr>
          <w:b w:val="1"/>
        </w:rPr>
      </w:pPr>
      <w:r w:rsidDel="00000000" w:rsidR="00000000" w:rsidRPr="00000000">
        <w:rPr>
          <w:b w:val="1"/>
          <w:rtl w:val="0"/>
        </w:rPr>
        <w:t xml:space="preserve">LIMIT 3;")</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numPr>
          <w:ilvl w:val="0"/>
          <w:numId w:val="7"/>
        </w:numPr>
        <w:ind w:left="1428" w:hanging="360"/>
        <w:rPr/>
      </w:pPr>
      <w:bookmarkStart w:colFirst="0" w:colLast="0" w:name="_heading=h.z337ya" w:id="18"/>
      <w:bookmarkEnd w:id="18"/>
      <w:r w:rsidDel="00000000" w:rsidR="00000000" w:rsidRPr="00000000">
        <w:rPr>
          <w:rtl w:val="0"/>
        </w:rPr>
        <w:t xml:space="preserve">Top 3 Clients:</w:t>
      </w:r>
    </w:p>
    <w:p w:rsidR="00000000" w:rsidDel="00000000" w:rsidP="00000000" w:rsidRDefault="00000000" w:rsidRPr="00000000" w14:paraId="000000B1">
      <w:pPr>
        <w:rPr/>
      </w:pPr>
      <w:r w:rsidDel="00000000" w:rsidR="00000000" w:rsidRPr="00000000">
        <w:rPr/>
        <w:drawing>
          <wp:inline distB="0" distT="0" distL="0" distR="0">
            <wp:extent cx="5760720" cy="3292475"/>
            <wp:effectExtent b="88900" l="88900" r="88900" t="88900"/>
            <wp:docPr descr="Aucune description disponible." id="2080297524" name="image14.png"/>
            <a:graphic>
              <a:graphicData uri="http://schemas.openxmlformats.org/drawingml/2006/picture">
                <pic:pic>
                  <pic:nvPicPr>
                    <pic:cNvPr descr="Aucune description disponible." id="0" name="image14.png"/>
                    <pic:cNvPicPr preferRelativeResize="0"/>
                  </pic:nvPicPr>
                  <pic:blipFill>
                    <a:blip r:embed="rId44"/>
                    <a:srcRect b="0" l="0" r="0" t="0"/>
                    <a:stretch>
                      <a:fillRect/>
                    </a:stretch>
                  </pic:blipFill>
                  <pic:spPr>
                    <a:xfrm>
                      <a:off x="0" y="0"/>
                      <a:ext cx="5760720" cy="329247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This query’s result showed in a dialog the 3 most loyal customers who booked in the hotel more than the rest of the clients.</w:t>
      </w:r>
    </w:p>
    <w:p w:rsidR="00000000" w:rsidDel="00000000" w:rsidP="00000000" w:rsidRDefault="00000000" w:rsidRPr="00000000" w14:paraId="000000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This is the query used to show these results:</w:t>
      </w:r>
    </w:p>
    <w:p w:rsidR="00000000" w:rsidDel="00000000" w:rsidP="00000000" w:rsidRDefault="00000000" w:rsidRPr="00000000" w14:paraId="000000B4">
      <w:pPr>
        <w:rPr>
          <w:b w:val="1"/>
        </w:rPr>
      </w:pPr>
      <w:r w:rsidDel="00000000" w:rsidR="00000000" w:rsidRPr="00000000">
        <w:rPr>
          <w:b w:val="1"/>
          <w:rtl w:val="0"/>
        </w:rPr>
        <w:t xml:space="preserve">"SELECT person.cin, person.FN, person.LN, COUNT(*) AS num_bookings </w:t>
      </w:r>
    </w:p>
    <w:p w:rsidR="00000000" w:rsidDel="00000000" w:rsidP="00000000" w:rsidRDefault="00000000" w:rsidRPr="00000000" w14:paraId="000000B5">
      <w:pPr>
        <w:rPr>
          <w:b w:val="1"/>
        </w:rPr>
      </w:pPr>
      <w:r w:rsidDel="00000000" w:rsidR="00000000" w:rsidRPr="00000000">
        <w:rPr>
          <w:b w:val="1"/>
          <w:rtl w:val="0"/>
        </w:rPr>
        <w:t xml:space="preserve">FROM person JOIN booking ON person.cin = booking.customer_id </w:t>
      </w:r>
    </w:p>
    <w:p w:rsidR="00000000" w:rsidDel="00000000" w:rsidP="00000000" w:rsidRDefault="00000000" w:rsidRPr="00000000" w14:paraId="000000B6">
      <w:pPr>
        <w:rPr>
          <w:b w:val="1"/>
        </w:rPr>
      </w:pPr>
      <w:r w:rsidDel="00000000" w:rsidR="00000000" w:rsidRPr="00000000">
        <w:rPr>
          <w:b w:val="1"/>
          <w:rtl w:val="0"/>
        </w:rPr>
        <w:t xml:space="preserve">GROUP BY person.cin </w:t>
      </w:r>
    </w:p>
    <w:p w:rsidR="00000000" w:rsidDel="00000000" w:rsidP="00000000" w:rsidRDefault="00000000" w:rsidRPr="00000000" w14:paraId="000000B7">
      <w:pPr>
        <w:rPr>
          <w:b w:val="1"/>
        </w:rPr>
      </w:pPr>
      <w:r w:rsidDel="00000000" w:rsidR="00000000" w:rsidRPr="00000000">
        <w:rPr>
          <w:b w:val="1"/>
          <w:rtl w:val="0"/>
        </w:rPr>
        <w:t xml:space="preserve">ORDER BY num_bookings DESC </w:t>
      </w:r>
    </w:p>
    <w:p w:rsidR="00000000" w:rsidDel="00000000" w:rsidP="00000000" w:rsidRDefault="00000000" w:rsidRPr="00000000" w14:paraId="000000B8">
      <w:pPr>
        <w:rPr>
          <w:b w:val="1"/>
        </w:rPr>
      </w:pPr>
      <w:r w:rsidDel="00000000" w:rsidR="00000000" w:rsidRPr="00000000">
        <w:rPr>
          <w:b w:val="1"/>
          <w:rtl w:val="0"/>
        </w:rPr>
        <w:t xml:space="preserve">LIMIT 3;")</w:t>
      </w:r>
    </w:p>
    <w:p w:rsidR="00000000" w:rsidDel="00000000" w:rsidP="00000000" w:rsidRDefault="00000000" w:rsidRPr="00000000" w14:paraId="000000B9">
      <w:pPr>
        <w:pStyle w:val="Heading3"/>
        <w:numPr>
          <w:ilvl w:val="0"/>
          <w:numId w:val="7"/>
        </w:numPr>
        <w:ind w:left="1428" w:hanging="360"/>
        <w:rPr/>
      </w:pPr>
      <w:bookmarkStart w:colFirst="0" w:colLast="0" w:name="_heading=h.3j2qqm3" w:id="19"/>
      <w:bookmarkEnd w:id="19"/>
      <w:r w:rsidDel="00000000" w:rsidR="00000000" w:rsidRPr="00000000">
        <w:rPr>
          <w:rtl w:val="0"/>
        </w:rPr>
        <w:t xml:space="preserve">Monthly Revenue:</w:t>
      </w:r>
    </w:p>
    <w:p w:rsidR="00000000" w:rsidDel="00000000" w:rsidP="00000000" w:rsidRDefault="00000000" w:rsidRPr="00000000" w14:paraId="000000BA">
      <w:pPr>
        <w:rPr/>
      </w:pPr>
      <w:r w:rsidDel="00000000" w:rsidR="00000000" w:rsidRPr="00000000">
        <w:rPr/>
        <w:drawing>
          <wp:inline distB="0" distT="0" distL="0" distR="0">
            <wp:extent cx="5760720" cy="3280410"/>
            <wp:effectExtent b="88900" l="88900" r="88900" t="88900"/>
            <wp:docPr descr="Aucune description disponible." id="2080297525" name="image25.png"/>
            <a:graphic>
              <a:graphicData uri="http://schemas.openxmlformats.org/drawingml/2006/picture">
                <pic:pic>
                  <pic:nvPicPr>
                    <pic:cNvPr descr="Aucune description disponible." id="0" name="image25.png"/>
                    <pic:cNvPicPr preferRelativeResize="0"/>
                  </pic:nvPicPr>
                  <pic:blipFill>
                    <a:blip r:embed="rId45"/>
                    <a:srcRect b="0" l="0" r="0" t="0"/>
                    <a:stretch>
                      <a:fillRect/>
                    </a:stretch>
                  </pic:blipFill>
                  <pic:spPr>
                    <a:xfrm>
                      <a:off x="0" y="0"/>
                      <a:ext cx="5760720" cy="328041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This stored procedure will show us the revenue of the hotel in each month.</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This is the query used to show these results: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Arabic Typesetting" w:cs="Arabic Typesetting" w:eastAsia="Arabic Typesetting" w:hAnsi="Arabic Typesetting"/>
          <w:b w:val="1"/>
          <w:i w:val="0"/>
          <w:smallCaps w:val="0"/>
          <w:strike w:val="0"/>
          <w:color w:val="000000"/>
          <w:sz w:val="36"/>
          <w:szCs w:val="36"/>
          <w:u w:val="none"/>
          <w:shd w:fill="auto" w:val="clear"/>
          <w:vertAlign w:val="baseline"/>
        </w:rPr>
      </w:pPr>
      <w:r w:rsidDel="00000000" w:rsidR="00000000" w:rsidRPr="00000000">
        <w:rPr>
          <w:rFonts w:ascii="Arabic Typesetting" w:cs="Arabic Typesetting" w:eastAsia="Arabic Typesetting" w:hAnsi="Arabic Typesetting"/>
          <w:b w:val="1"/>
          <w:i w:val="0"/>
          <w:smallCaps w:val="0"/>
          <w:strike w:val="0"/>
          <w:color w:val="000000"/>
          <w:sz w:val="36"/>
          <w:szCs w:val="36"/>
          <w:u w:val="none"/>
          <w:shd w:fill="auto" w:val="clear"/>
          <w:vertAlign w:val="baseline"/>
          <w:rtl w:val="0"/>
        </w:rPr>
        <w:t xml:space="preserve">"call hotel.reservation_stats()"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Arabic Typesetting" w:cs="Arabic Typesetting" w:eastAsia="Arabic Typesetting" w:hAnsi="Arabic Typesetting"/>
          <w:b w:val="0"/>
          <w:i w:val="0"/>
          <w:smallCaps w:val="0"/>
          <w:strike w:val="0"/>
          <w:color w:val="000000"/>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0"/>
          <w:strike w:val="0"/>
          <w:color w:val="000000"/>
          <w:sz w:val="32"/>
          <w:szCs w:val="32"/>
          <w:u w:val="none"/>
          <w:shd w:fill="auto" w:val="clear"/>
          <w:vertAlign w:val="baseline"/>
          <w:rtl w:val="0"/>
        </w:rPr>
        <w:t xml:space="preserve">reservation_stats is a stored procedure that uses cursors to iterate through the result set of the query and row types to store the values of each row:</w:t>
      </w:r>
    </w:p>
    <w:p w:rsidR="00000000" w:rsidDel="00000000" w:rsidP="00000000" w:rsidRDefault="00000000" w:rsidRPr="00000000" w14:paraId="000000BF">
      <w:pPr>
        <w:rPr>
          <w:i w:val="1"/>
          <w:color w:val="a5300f"/>
          <w:sz w:val="40"/>
          <w:szCs w:val="40"/>
          <w:u w:val="single"/>
        </w:rPr>
      </w:pPr>
      <w:r w:rsidDel="00000000" w:rsidR="00000000" w:rsidRPr="00000000">
        <w:rPr>
          <w:i w:val="1"/>
          <w:color w:val="a5300f"/>
          <w:sz w:val="40"/>
          <w:szCs w:val="40"/>
          <w:u w:val="single"/>
          <w:rtl w:val="0"/>
        </w:rPr>
        <w:t xml:space="preserve">Stored procedure in MySQL :</w:t>
      </w:r>
    </w:p>
    <w:p w:rsidR="00000000" w:rsidDel="00000000" w:rsidP="00000000" w:rsidRDefault="00000000" w:rsidRPr="00000000" w14:paraId="000000C0">
      <w:pPr>
        <w:rPr/>
      </w:pPr>
      <w:r w:rsidDel="00000000" w:rsidR="00000000" w:rsidRPr="00000000">
        <w:rPr>
          <w:rtl w:val="0"/>
        </w:rPr>
        <w:t xml:space="preserve">USE hotel;</w:t>
      </w:r>
    </w:p>
    <w:p w:rsidR="00000000" w:rsidDel="00000000" w:rsidP="00000000" w:rsidRDefault="00000000" w:rsidRPr="00000000" w14:paraId="000000C1">
      <w:pPr>
        <w:rPr/>
      </w:pPr>
      <w:r w:rsidDel="00000000" w:rsidR="00000000" w:rsidRPr="00000000">
        <w:rPr>
          <w:rtl w:val="0"/>
        </w:rPr>
        <w:t xml:space="preserve">DROP PROCEDURE IF EXISTS reservation_stats;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DELIMITER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CREATE PROCEDURE reservation_stats()</w:t>
      </w:r>
    </w:p>
    <w:p w:rsidR="00000000" w:rsidDel="00000000" w:rsidP="00000000" w:rsidRDefault="00000000" w:rsidRPr="00000000" w14:paraId="000000C6">
      <w:pPr>
        <w:rPr/>
      </w:pPr>
      <w:r w:rsidDel="00000000" w:rsidR="00000000" w:rsidRPr="00000000">
        <w:rPr>
          <w:rtl w:val="0"/>
        </w:rPr>
        <w:t xml:space="preserve">BEGIN</w:t>
      </w:r>
    </w:p>
    <w:p w:rsidR="00000000" w:rsidDel="00000000" w:rsidP="00000000" w:rsidRDefault="00000000" w:rsidRPr="00000000" w14:paraId="000000C7">
      <w:pPr>
        <w:rPr/>
      </w:pPr>
      <w:r w:rsidDel="00000000" w:rsidR="00000000" w:rsidRPr="00000000">
        <w:rPr>
          <w:rtl w:val="0"/>
        </w:rPr>
        <w:t xml:space="preserve">DECLARE done INT DEFAULT FALSE;</w:t>
      </w:r>
    </w:p>
    <w:p w:rsidR="00000000" w:rsidDel="00000000" w:rsidP="00000000" w:rsidRDefault="00000000" w:rsidRPr="00000000" w14:paraId="000000C8">
      <w:pPr>
        <w:rPr/>
      </w:pPr>
      <w:r w:rsidDel="00000000" w:rsidR="00000000" w:rsidRPr="00000000">
        <w:rPr>
          <w:rtl w:val="0"/>
        </w:rPr>
        <w:t xml:space="preserve">DECLARE month_val INT;</w:t>
      </w:r>
    </w:p>
    <w:p w:rsidR="00000000" w:rsidDel="00000000" w:rsidP="00000000" w:rsidRDefault="00000000" w:rsidRPr="00000000" w14:paraId="000000C9">
      <w:pPr>
        <w:rPr/>
      </w:pPr>
      <w:r w:rsidDel="00000000" w:rsidR="00000000" w:rsidRPr="00000000">
        <w:rPr>
          <w:rtl w:val="0"/>
        </w:rPr>
        <w:t xml:space="preserve">DECLARE num_reservations_val INT;</w:t>
      </w:r>
    </w:p>
    <w:p w:rsidR="00000000" w:rsidDel="00000000" w:rsidP="00000000" w:rsidRDefault="00000000" w:rsidRPr="00000000" w14:paraId="000000CA">
      <w:pPr>
        <w:rPr/>
      </w:pPr>
      <w:r w:rsidDel="00000000" w:rsidR="00000000" w:rsidRPr="00000000">
        <w:rPr>
          <w:rtl w:val="0"/>
        </w:rPr>
        <w:t xml:space="preserve">DECLARE monthly_revenue_val INT;</w:t>
      </w:r>
    </w:p>
    <w:p w:rsidR="00000000" w:rsidDel="00000000" w:rsidP="00000000" w:rsidRDefault="00000000" w:rsidRPr="00000000" w14:paraId="000000CB">
      <w:pPr>
        <w:rPr/>
      </w:pPr>
      <w:r w:rsidDel="00000000" w:rsidR="00000000" w:rsidRPr="00000000">
        <w:rPr>
          <w:rtl w:val="0"/>
        </w:rPr>
        <w:t xml:space="preserve">DECLARE cur CURSOR FOR</w:t>
      </w:r>
    </w:p>
    <w:p w:rsidR="00000000" w:rsidDel="00000000" w:rsidP="00000000" w:rsidRDefault="00000000" w:rsidRPr="00000000" w14:paraId="000000CC">
      <w:pPr>
        <w:rPr/>
      </w:pPr>
      <w:r w:rsidDel="00000000" w:rsidR="00000000" w:rsidRPr="00000000">
        <w:rPr>
          <w:rtl w:val="0"/>
        </w:rPr>
        <w:t xml:space="preserve">SELECT</w:t>
      </w:r>
    </w:p>
    <w:p w:rsidR="00000000" w:rsidDel="00000000" w:rsidP="00000000" w:rsidRDefault="00000000" w:rsidRPr="00000000" w14:paraId="000000CD">
      <w:pPr>
        <w:rPr/>
      </w:pPr>
      <w:r w:rsidDel="00000000" w:rsidR="00000000" w:rsidRPr="00000000">
        <w:rPr>
          <w:rtl w:val="0"/>
        </w:rPr>
        <w:t xml:space="preserve">MONTH(check_in) AS month,</w:t>
      </w:r>
    </w:p>
    <w:p w:rsidR="00000000" w:rsidDel="00000000" w:rsidP="00000000" w:rsidRDefault="00000000" w:rsidRPr="00000000" w14:paraId="000000CE">
      <w:pPr>
        <w:rPr/>
      </w:pPr>
      <w:r w:rsidDel="00000000" w:rsidR="00000000" w:rsidRPr="00000000">
        <w:rPr>
          <w:rtl w:val="0"/>
        </w:rPr>
        <w:t xml:space="preserve">COUNT(*) AS num_reservations,</w:t>
      </w:r>
    </w:p>
    <w:p w:rsidR="00000000" w:rsidDel="00000000" w:rsidP="00000000" w:rsidRDefault="00000000" w:rsidRPr="00000000" w14:paraId="000000CF">
      <w:pPr>
        <w:rPr/>
      </w:pPr>
      <w:r w:rsidDel="00000000" w:rsidR="00000000" w:rsidRPr="00000000">
        <w:rPr>
          <w:rtl w:val="0"/>
        </w:rPr>
        <w:t xml:space="preserve">SUM(DATEDIFF(check_out, check_in) * roomtype.price) AS monthly_revenue</w:t>
      </w:r>
    </w:p>
    <w:p w:rsidR="00000000" w:rsidDel="00000000" w:rsidP="00000000" w:rsidRDefault="00000000" w:rsidRPr="00000000" w14:paraId="000000D0">
      <w:pPr>
        <w:rPr/>
      </w:pPr>
      <w:r w:rsidDel="00000000" w:rsidR="00000000" w:rsidRPr="00000000">
        <w:rPr>
          <w:rtl w:val="0"/>
        </w:rPr>
        <w:t xml:space="preserve">FROM booking</w:t>
      </w:r>
    </w:p>
    <w:p w:rsidR="00000000" w:rsidDel="00000000" w:rsidP="00000000" w:rsidRDefault="00000000" w:rsidRPr="00000000" w14:paraId="000000D1">
      <w:pPr>
        <w:rPr/>
      </w:pPr>
      <w:r w:rsidDel="00000000" w:rsidR="00000000" w:rsidRPr="00000000">
        <w:rPr>
          <w:rtl w:val="0"/>
        </w:rPr>
        <w:t xml:space="preserve">JOIN person ON booking.customer_id = person.cin</w:t>
      </w:r>
    </w:p>
    <w:p w:rsidR="00000000" w:rsidDel="00000000" w:rsidP="00000000" w:rsidRDefault="00000000" w:rsidRPr="00000000" w14:paraId="000000D2">
      <w:pPr>
        <w:rPr/>
      </w:pPr>
      <w:r w:rsidDel="00000000" w:rsidR="00000000" w:rsidRPr="00000000">
        <w:rPr>
          <w:rtl w:val="0"/>
        </w:rPr>
        <w:t xml:space="preserve">JOIN room ON booking.booking_room = room.room_no</w:t>
      </w:r>
    </w:p>
    <w:p w:rsidR="00000000" w:rsidDel="00000000" w:rsidP="00000000" w:rsidRDefault="00000000" w:rsidRPr="00000000" w14:paraId="000000D3">
      <w:pPr>
        <w:rPr/>
      </w:pPr>
      <w:r w:rsidDel="00000000" w:rsidR="00000000" w:rsidRPr="00000000">
        <w:rPr>
          <w:rtl w:val="0"/>
        </w:rPr>
        <w:t xml:space="preserve">JOIN roomtype ON room.room_class_id = roomtype.room_type_id</w:t>
      </w:r>
    </w:p>
    <w:p w:rsidR="00000000" w:rsidDel="00000000" w:rsidP="00000000" w:rsidRDefault="00000000" w:rsidRPr="00000000" w14:paraId="000000D4">
      <w:pPr>
        <w:rPr/>
      </w:pPr>
      <w:r w:rsidDel="00000000" w:rsidR="00000000" w:rsidRPr="00000000">
        <w:rPr>
          <w:rtl w:val="0"/>
        </w:rPr>
        <w:t xml:space="preserve">GROUP BY month</w:t>
      </w:r>
    </w:p>
    <w:p w:rsidR="00000000" w:rsidDel="00000000" w:rsidP="00000000" w:rsidRDefault="00000000" w:rsidRPr="00000000" w14:paraId="000000D5">
      <w:pPr>
        <w:rPr/>
      </w:pPr>
      <w:r w:rsidDel="00000000" w:rsidR="00000000" w:rsidRPr="00000000">
        <w:rPr>
          <w:rtl w:val="0"/>
        </w:rPr>
        <w:t xml:space="preserve">ORDER BY month;</w:t>
      </w:r>
    </w:p>
    <w:p w:rsidR="00000000" w:rsidDel="00000000" w:rsidP="00000000" w:rsidRDefault="00000000" w:rsidRPr="00000000" w14:paraId="000000D6">
      <w:pPr>
        <w:rPr/>
      </w:pPr>
      <w:r w:rsidDel="00000000" w:rsidR="00000000" w:rsidRPr="00000000">
        <w:rPr>
          <w:rtl w:val="0"/>
        </w:rPr>
        <w:t xml:space="preserve">DECLARE CONTINUE HANDLER FOR NOT FOUND SET done = TRUE;</w:t>
      </w:r>
    </w:p>
    <w:p w:rsidR="00000000" w:rsidDel="00000000" w:rsidP="00000000" w:rsidRDefault="00000000" w:rsidRPr="00000000" w14:paraId="000000D7">
      <w:pPr>
        <w:rPr/>
      </w:pPr>
      <w:r w:rsidDel="00000000" w:rsidR="00000000" w:rsidRPr="00000000">
        <w:rPr>
          <w:rtl w:val="0"/>
        </w:rPr>
        <w:t xml:space="preserve">DROP TABLE IF EXISTS reservation_stats_tbl;</w:t>
      </w:r>
    </w:p>
    <w:p w:rsidR="00000000" w:rsidDel="00000000" w:rsidP="00000000" w:rsidRDefault="00000000" w:rsidRPr="00000000" w14:paraId="000000D8">
      <w:pPr>
        <w:rPr/>
      </w:pPr>
      <w:r w:rsidDel="00000000" w:rsidR="00000000" w:rsidRPr="00000000">
        <w:rPr>
          <w:rtl w:val="0"/>
        </w:rPr>
        <w:t xml:space="preserve">CREATE TABLE reservation_stats_tbl (</w:t>
      </w:r>
    </w:p>
    <w:p w:rsidR="00000000" w:rsidDel="00000000" w:rsidP="00000000" w:rsidRDefault="00000000" w:rsidRPr="00000000" w14:paraId="000000D9">
      <w:pPr>
        <w:rPr/>
      </w:pPr>
      <w:r w:rsidDel="00000000" w:rsidR="00000000" w:rsidRPr="00000000">
        <w:rPr>
          <w:rtl w:val="0"/>
        </w:rPr>
        <w:t xml:space="preserve">month_val INT,</w:t>
      </w:r>
    </w:p>
    <w:p w:rsidR="00000000" w:rsidDel="00000000" w:rsidP="00000000" w:rsidRDefault="00000000" w:rsidRPr="00000000" w14:paraId="000000DA">
      <w:pPr>
        <w:rPr/>
      </w:pPr>
      <w:r w:rsidDel="00000000" w:rsidR="00000000" w:rsidRPr="00000000">
        <w:rPr>
          <w:rtl w:val="0"/>
        </w:rPr>
        <w:t xml:space="preserve">num_reservations_val INT,</w:t>
      </w:r>
    </w:p>
    <w:p w:rsidR="00000000" w:rsidDel="00000000" w:rsidP="00000000" w:rsidRDefault="00000000" w:rsidRPr="00000000" w14:paraId="000000DB">
      <w:pPr>
        <w:rPr/>
      </w:pPr>
      <w:r w:rsidDel="00000000" w:rsidR="00000000" w:rsidRPr="00000000">
        <w:rPr>
          <w:rtl w:val="0"/>
        </w:rPr>
        <w:t xml:space="preserve">monthly_revenue_val INT</w:t>
      </w:r>
    </w:p>
    <w:p w:rsidR="00000000" w:rsidDel="00000000" w:rsidP="00000000" w:rsidRDefault="00000000" w:rsidRPr="00000000" w14:paraId="000000DC">
      <w:pPr>
        <w:rPr/>
      </w:pPr>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rtl w:val="0"/>
        </w:rPr>
        <w:t xml:space="preserve">OPEN cur;</w:t>
      </w:r>
    </w:p>
    <w:p w:rsidR="00000000" w:rsidDel="00000000" w:rsidP="00000000" w:rsidRDefault="00000000" w:rsidRPr="00000000" w14:paraId="000000DE">
      <w:pPr>
        <w:rPr/>
      </w:pPr>
      <w:r w:rsidDel="00000000" w:rsidR="00000000" w:rsidRPr="00000000">
        <w:rPr>
          <w:rtl w:val="0"/>
        </w:rPr>
        <w:t xml:space="preserve">read_loop: LOOP</w:t>
      </w:r>
    </w:p>
    <w:p w:rsidR="00000000" w:rsidDel="00000000" w:rsidP="00000000" w:rsidRDefault="00000000" w:rsidRPr="00000000" w14:paraId="000000DF">
      <w:pPr>
        <w:rPr/>
      </w:pPr>
      <w:r w:rsidDel="00000000" w:rsidR="00000000" w:rsidRPr="00000000">
        <w:rPr>
          <w:rtl w:val="0"/>
        </w:rPr>
        <w:t xml:space="preserve">FETCH cur INTO month_val, num_reservations_val, monthly_revenue_val;</w:t>
      </w:r>
    </w:p>
    <w:p w:rsidR="00000000" w:rsidDel="00000000" w:rsidP="00000000" w:rsidRDefault="00000000" w:rsidRPr="00000000" w14:paraId="000000E0">
      <w:pPr>
        <w:rPr/>
      </w:pPr>
      <w:r w:rsidDel="00000000" w:rsidR="00000000" w:rsidRPr="00000000">
        <w:rPr>
          <w:rtl w:val="0"/>
        </w:rPr>
        <w:t xml:space="preserve">IF done THEN</w:t>
      </w:r>
    </w:p>
    <w:p w:rsidR="00000000" w:rsidDel="00000000" w:rsidP="00000000" w:rsidRDefault="00000000" w:rsidRPr="00000000" w14:paraId="000000E1">
      <w:pPr>
        <w:rPr/>
      </w:pPr>
      <w:r w:rsidDel="00000000" w:rsidR="00000000" w:rsidRPr="00000000">
        <w:rPr>
          <w:rtl w:val="0"/>
        </w:rPr>
        <w:t xml:space="preserve">LEAVE read_loop;</w:t>
      </w:r>
    </w:p>
    <w:p w:rsidR="00000000" w:rsidDel="00000000" w:rsidP="00000000" w:rsidRDefault="00000000" w:rsidRPr="00000000" w14:paraId="000000E2">
      <w:pPr>
        <w:rPr/>
      </w:pPr>
      <w:r w:rsidDel="00000000" w:rsidR="00000000" w:rsidRPr="00000000">
        <w:rPr>
          <w:rtl w:val="0"/>
        </w:rPr>
        <w:t xml:space="preserve">END IF;</w:t>
      </w:r>
    </w:p>
    <w:p w:rsidR="00000000" w:rsidDel="00000000" w:rsidP="00000000" w:rsidRDefault="00000000" w:rsidRPr="00000000" w14:paraId="000000E3">
      <w:pPr>
        <w:rPr/>
      </w:pPr>
      <w:r w:rsidDel="00000000" w:rsidR="00000000" w:rsidRPr="00000000">
        <w:rPr>
          <w:rtl w:val="0"/>
        </w:rPr>
        <w:t xml:space="preserve">INSERT INTO reservation_stats_tbl VALUES (month_val, num_reservations_val, monthly_revenue_val);</w:t>
      </w:r>
    </w:p>
    <w:p w:rsidR="00000000" w:rsidDel="00000000" w:rsidP="00000000" w:rsidRDefault="00000000" w:rsidRPr="00000000" w14:paraId="000000E4">
      <w:pPr>
        <w:rPr/>
      </w:pPr>
      <w:r w:rsidDel="00000000" w:rsidR="00000000" w:rsidRPr="00000000">
        <w:rPr>
          <w:rtl w:val="0"/>
        </w:rPr>
        <w:t xml:space="preserve">END LOOP;</w:t>
      </w:r>
    </w:p>
    <w:p w:rsidR="00000000" w:rsidDel="00000000" w:rsidP="00000000" w:rsidRDefault="00000000" w:rsidRPr="00000000" w14:paraId="000000E5">
      <w:pPr>
        <w:rPr/>
      </w:pPr>
      <w:r w:rsidDel="00000000" w:rsidR="00000000" w:rsidRPr="00000000">
        <w:rPr>
          <w:rtl w:val="0"/>
        </w:rPr>
        <w:t xml:space="preserve">CLOSE cur;</w:t>
      </w:r>
    </w:p>
    <w:p w:rsidR="00000000" w:rsidDel="00000000" w:rsidP="00000000" w:rsidRDefault="00000000" w:rsidRPr="00000000" w14:paraId="000000E6">
      <w:pPr>
        <w:rPr/>
      </w:pPr>
      <w:r w:rsidDel="00000000" w:rsidR="00000000" w:rsidRPr="00000000">
        <w:rPr>
          <w:rtl w:val="0"/>
        </w:rPr>
        <w:t xml:space="preserve">SELECT * FROM reservation_stats_tbl;</w:t>
      </w:r>
    </w:p>
    <w:p w:rsidR="00000000" w:rsidDel="00000000" w:rsidP="00000000" w:rsidRDefault="00000000" w:rsidRPr="00000000" w14:paraId="000000E7">
      <w:pPr>
        <w:rPr/>
      </w:pPr>
      <w:r w:rsidDel="00000000" w:rsidR="00000000" w:rsidRPr="00000000">
        <w:rPr>
          <w:rtl w:val="0"/>
        </w:rPr>
        <w:t xml:space="preserve">END$$</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DELIMITER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numPr>
          <w:ilvl w:val="0"/>
          <w:numId w:val="6"/>
        </w:numPr>
        <w:ind w:left="1068" w:hanging="360"/>
        <w:rPr/>
      </w:pPr>
      <w:bookmarkStart w:colFirst="0" w:colLast="0" w:name="_heading=h.1y810tw" w:id="20"/>
      <w:bookmarkEnd w:id="20"/>
      <w:r w:rsidDel="00000000" w:rsidR="00000000" w:rsidRPr="00000000">
        <w:rPr>
          <w:rtl w:val="0"/>
        </w:rPr>
        <w:t xml:space="preserve">Details:</w:t>
      </w:r>
    </w:p>
    <w:p w:rsidR="00000000" w:rsidDel="00000000" w:rsidP="00000000" w:rsidRDefault="00000000" w:rsidRPr="00000000" w14:paraId="000000ED">
      <w:pPr>
        <w:rPr/>
      </w:pPr>
      <w:r w:rsidDel="00000000" w:rsidR="00000000" w:rsidRPr="00000000">
        <w:rPr>
          <w:rtl w:val="0"/>
        </w:rPr>
        <w:t xml:space="preserve">Every interface has a reset button that can erase all the information entered in the forms, as well as a refresh button that the employee will click on each time there is an insertion in the database.</w:t>
      </w:r>
    </w:p>
    <w:p w:rsidR="00000000" w:rsidDel="00000000" w:rsidP="00000000" w:rsidRDefault="00000000" w:rsidRPr="00000000" w14:paraId="000000EE">
      <w:pPr>
        <w:rPr/>
      </w:pPr>
      <w:r w:rsidDel="00000000" w:rsidR="00000000" w:rsidRPr="00000000">
        <w:rPr>
          <w:rtl w:val="0"/>
        </w:rPr>
        <w:t xml:space="preserve">Every interface has a log out button that allows the employee to log out of his session with a message of confirmation as well as an exit button to exit the app with message of confirmation too.</w:t>
      </w:r>
    </w:p>
    <w:p w:rsidR="00000000" w:rsidDel="00000000" w:rsidP="00000000" w:rsidRDefault="00000000" w:rsidRPr="00000000" w14:paraId="000000EF">
      <w:pPr>
        <w:rPr/>
      </w:pPr>
      <w:r w:rsidDel="00000000" w:rsidR="00000000" w:rsidRPr="00000000">
        <w:rPr>
          <w:rtl w:val="0"/>
        </w:rPr>
        <w:t xml:space="preserve">All the delete queries are preceded by confirmation JDialog messages before they get executed.</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numPr>
          <w:ilvl w:val="0"/>
          <w:numId w:val="3"/>
        </w:numPr>
        <w:ind w:left="720" w:hanging="360"/>
        <w:rPr/>
      </w:pPr>
      <w:bookmarkStart w:colFirst="0" w:colLast="0" w:name="_heading=h.4i7ojhp" w:id="21"/>
      <w:bookmarkEnd w:id="21"/>
      <w:r w:rsidDel="00000000" w:rsidR="00000000" w:rsidRPr="00000000">
        <w:rPr>
          <w:rtl w:val="0"/>
        </w:rPr>
        <w:t xml:space="preserve">Conclusion:</w:t>
      </w:r>
    </w:p>
    <w:p w:rsidR="00000000" w:rsidDel="00000000" w:rsidP="00000000" w:rsidRDefault="00000000" w:rsidRPr="00000000" w14:paraId="000000F2">
      <w:pPr>
        <w:rPr/>
      </w:pPr>
      <w:r w:rsidDel="00000000" w:rsidR="00000000" w:rsidRPr="00000000">
        <w:rPr>
          <w:rtl w:val="0"/>
        </w:rPr>
        <w:t xml:space="preserve">Our hotel management system is designed to simplify the booking process for the employees. It offers an intuitive interface that allows easy navigation between different options and ensures the security of your data through a password-protected login system.</w:t>
      </w:r>
    </w:p>
    <w:p w:rsidR="00000000" w:rsidDel="00000000" w:rsidP="00000000" w:rsidRDefault="00000000" w:rsidRPr="00000000" w14:paraId="000000F3">
      <w:pPr>
        <w:rPr/>
      </w:pPr>
      <w:r w:rsidDel="00000000" w:rsidR="00000000" w:rsidRPr="00000000">
        <w:rPr>
          <w:rtl w:val="0"/>
        </w:rPr>
        <w:t xml:space="preserve">The app's ergonomic and minimalistic display makes it easy for employees to manage client reservations without much effort. It's user-friendly, even for those with limited technological knowledge.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sectPr>
      <w:footerReference r:id="rId46" w:type="default"/>
      <w:pgSz w:h="16838" w:w="11906" w:orient="portrait"/>
      <w:pgMar w:bottom="1417" w:top="1417"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abic Typesetting"/>
  <w:font w:name="Calibri"/>
  <w:font w:name="Georgia"/>
  <w:font w:name="Courier New"/>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abic Typesetting" w:cs="Arabic Typesetting" w:eastAsia="Arabic Typesetting" w:hAnsi="Arabic Typesetting"/>
        <w:b w:val="0"/>
        <w:i w:val="0"/>
        <w:smallCaps w:val="1"/>
        <w:strike w:val="0"/>
        <w:color w:val="a5300f"/>
        <w:sz w:val="32"/>
        <w:szCs w:val="32"/>
        <w:u w:val="none"/>
        <w:shd w:fill="auto" w:val="clear"/>
        <w:vertAlign w:val="baseline"/>
      </w:rPr>
    </w:pPr>
    <w:r w:rsidDel="00000000" w:rsidR="00000000" w:rsidRPr="00000000">
      <w:rPr>
        <w:rFonts w:ascii="Arabic Typesetting" w:cs="Arabic Typesetting" w:eastAsia="Arabic Typesetting" w:hAnsi="Arabic Typesetting"/>
        <w:b w:val="0"/>
        <w:i w:val="0"/>
        <w:smallCaps w:val="1"/>
        <w:strike w:val="0"/>
        <w:color w:val="a5300f"/>
        <w:sz w:val="32"/>
        <w:szCs w:val="3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abic Typesetting" w:cs="Arabic Typesetting" w:eastAsia="Arabic Typesetting" w:hAnsi="Arabic Typesetting"/>
        <w:b w:val="0"/>
        <w:i w:val="0"/>
        <w:smallCaps w:val="0"/>
        <w:strike w:val="0"/>
        <w:color w:val="c00000"/>
        <w:sz w:val="32"/>
        <w:szCs w:val="3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68"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68"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1068"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Roman"/>
      <w:lvlText w:val="%1."/>
      <w:lvlJc w:val="righ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abic Typesetting" w:cs="Arabic Typesetting" w:eastAsia="Arabic Typesetting" w:hAnsi="Arabic Typesetting"/>
        <w:sz w:val="32"/>
        <w:szCs w:val="3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color w:val="7b230b"/>
      <w:sz w:val="40"/>
      <w:szCs w:val="40"/>
    </w:rPr>
  </w:style>
  <w:style w:type="paragraph" w:styleId="Heading2">
    <w:name w:val="heading 2"/>
    <w:basedOn w:val="Normal"/>
    <w:next w:val="Normal"/>
    <w:pPr>
      <w:keepNext w:val="1"/>
      <w:keepLines w:val="1"/>
      <w:spacing w:after="0" w:before="40" w:lineRule="auto"/>
      <w:ind w:left="1068" w:hanging="360"/>
    </w:pPr>
    <w:rPr>
      <w:rFonts w:ascii="Calibri" w:cs="Calibri" w:eastAsia="Calibri" w:hAnsi="Calibri"/>
      <w:color w:val="ee6d49"/>
    </w:rPr>
  </w:style>
  <w:style w:type="paragraph" w:styleId="Heading3">
    <w:name w:val="heading 3"/>
    <w:basedOn w:val="Normal"/>
    <w:next w:val="Normal"/>
    <w:pPr>
      <w:keepNext w:val="1"/>
      <w:keepLines w:val="1"/>
      <w:spacing w:after="0" w:before="40" w:lineRule="auto"/>
      <w:ind w:left="1428" w:hanging="360"/>
    </w:pPr>
    <w:rPr>
      <w:rFonts w:ascii="Calibri" w:cs="Calibri" w:eastAsia="Calibri" w:hAnsi="Calibri"/>
      <w:color w:val="7b230b"/>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25E0E"/>
    <w:rPr>
      <w:rFonts w:ascii="Arabic Typesetting" w:hAnsi="Arabic Typesetting"/>
      <w:sz w:val="32"/>
    </w:rPr>
  </w:style>
  <w:style w:type="paragraph" w:styleId="Heading1">
    <w:name w:val="heading 1"/>
    <w:basedOn w:val="Normal"/>
    <w:next w:val="Normal"/>
    <w:link w:val="Heading1Char"/>
    <w:uiPriority w:val="9"/>
    <w:qFormat w:val="1"/>
    <w:rsid w:val="00AE3412"/>
    <w:pPr>
      <w:keepNext w:val="1"/>
      <w:keepLines w:val="1"/>
      <w:numPr>
        <w:numId w:val="8"/>
      </w:numPr>
      <w:spacing w:after="0" w:before="240"/>
      <w:outlineLvl w:val="0"/>
    </w:pPr>
    <w:rPr>
      <w:rFonts w:asciiTheme="majorBidi" w:cstheme="majorBidi" w:eastAsiaTheme="majorEastAsia" w:hAnsiTheme="majorBidi"/>
      <w:color w:val="7b230b" w:themeColor="accent1" w:themeShade="0000BF"/>
      <w:sz w:val="40"/>
      <w:szCs w:val="32"/>
    </w:rPr>
  </w:style>
  <w:style w:type="paragraph" w:styleId="Heading2">
    <w:name w:val="heading 2"/>
    <w:basedOn w:val="Normal"/>
    <w:next w:val="Normal"/>
    <w:link w:val="Heading2Char"/>
    <w:uiPriority w:val="9"/>
    <w:unhideWhenUsed w:val="1"/>
    <w:qFormat w:val="1"/>
    <w:rsid w:val="00BA1BD5"/>
    <w:pPr>
      <w:keepNext w:val="1"/>
      <w:keepLines w:val="1"/>
      <w:numPr>
        <w:numId w:val="9"/>
      </w:numPr>
      <w:spacing w:after="0" w:before="40"/>
      <w:outlineLvl w:val="1"/>
    </w:pPr>
    <w:rPr>
      <w:rFonts w:asciiTheme="majorHAnsi" w:cstheme="majorBidi" w:eastAsiaTheme="majorEastAsia" w:hAnsiTheme="majorHAnsi"/>
      <w:color w:val="ee6d49" w:themeColor="accent1" w:themeTint="000099"/>
      <w:szCs w:val="26"/>
    </w:rPr>
  </w:style>
  <w:style w:type="paragraph" w:styleId="Heading3">
    <w:name w:val="heading 3"/>
    <w:basedOn w:val="Normal"/>
    <w:next w:val="Normal"/>
    <w:link w:val="Heading3Char"/>
    <w:uiPriority w:val="9"/>
    <w:unhideWhenUsed w:val="1"/>
    <w:qFormat w:val="1"/>
    <w:rsid w:val="00BA1BD5"/>
    <w:pPr>
      <w:keepNext w:val="1"/>
      <w:keepLines w:val="1"/>
      <w:numPr>
        <w:numId w:val="13"/>
      </w:numPr>
      <w:spacing w:after="0" w:before="40"/>
      <w:outlineLvl w:val="2"/>
    </w:pPr>
    <w:rPr>
      <w:rFonts w:asciiTheme="majorHAnsi" w:cstheme="majorBidi" w:eastAsiaTheme="majorEastAsia" w:hAnsiTheme="majorHAnsi"/>
      <w:color w:val="7b230b" w:themeColor="accent1" w:themeShade="0000B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955398"/>
    <w:pPr>
      <w:spacing w:after="0" w:line="240" w:lineRule="auto"/>
    </w:pPr>
    <w:rPr>
      <w:rFonts w:eastAsiaTheme="minorEastAsia"/>
      <w:kern w:val="0"/>
      <w:lang w:eastAsia="fr-FR"/>
    </w:rPr>
  </w:style>
  <w:style w:type="character" w:styleId="NoSpacingChar" w:customStyle="1">
    <w:name w:val="No Spacing Char"/>
    <w:basedOn w:val="DefaultParagraphFont"/>
    <w:link w:val="NoSpacing"/>
    <w:uiPriority w:val="1"/>
    <w:rsid w:val="00955398"/>
    <w:rPr>
      <w:rFonts w:eastAsiaTheme="minorEastAsia"/>
      <w:kern w:val="0"/>
      <w:lang w:eastAsia="fr-FR"/>
    </w:rPr>
  </w:style>
  <w:style w:type="character" w:styleId="Heading1Char" w:customStyle="1">
    <w:name w:val="Heading 1 Char"/>
    <w:basedOn w:val="DefaultParagraphFont"/>
    <w:link w:val="Heading1"/>
    <w:uiPriority w:val="9"/>
    <w:rsid w:val="00AE3412"/>
    <w:rPr>
      <w:rFonts w:asciiTheme="majorBidi" w:cstheme="majorBidi" w:eastAsiaTheme="majorEastAsia" w:hAnsiTheme="majorBidi"/>
      <w:color w:val="7b230b" w:themeColor="accent1" w:themeShade="0000BF"/>
      <w:sz w:val="40"/>
      <w:szCs w:val="32"/>
    </w:rPr>
  </w:style>
  <w:style w:type="paragraph" w:styleId="TOCHeading">
    <w:name w:val="TOC Heading"/>
    <w:basedOn w:val="Heading1"/>
    <w:next w:val="Normal"/>
    <w:uiPriority w:val="39"/>
    <w:unhideWhenUsed w:val="1"/>
    <w:qFormat w:val="1"/>
    <w:rsid w:val="00E16E41"/>
    <w:pPr>
      <w:outlineLvl w:val="9"/>
    </w:pPr>
    <w:rPr>
      <w:kern w:val="0"/>
      <w:lang w:eastAsia="fr-FR"/>
    </w:rPr>
  </w:style>
  <w:style w:type="paragraph" w:styleId="TOC2">
    <w:name w:val="toc 2"/>
    <w:basedOn w:val="Normal"/>
    <w:next w:val="Normal"/>
    <w:autoRedefine w:val="1"/>
    <w:uiPriority w:val="39"/>
    <w:unhideWhenUsed w:val="1"/>
    <w:rsid w:val="00E16E41"/>
    <w:pPr>
      <w:spacing w:after="100"/>
      <w:ind w:left="220"/>
    </w:pPr>
    <w:rPr>
      <w:rFonts w:cs="Times New Roman" w:eastAsiaTheme="minorEastAsia"/>
      <w:kern w:val="0"/>
      <w:lang w:eastAsia="fr-FR"/>
    </w:rPr>
  </w:style>
  <w:style w:type="paragraph" w:styleId="TOC1">
    <w:name w:val="toc 1"/>
    <w:basedOn w:val="Normal"/>
    <w:next w:val="Normal"/>
    <w:autoRedefine w:val="1"/>
    <w:uiPriority w:val="39"/>
    <w:unhideWhenUsed w:val="1"/>
    <w:rsid w:val="00E16E41"/>
    <w:pPr>
      <w:spacing w:after="100"/>
    </w:pPr>
    <w:rPr>
      <w:rFonts w:cs="Times New Roman" w:eastAsiaTheme="minorEastAsia"/>
      <w:kern w:val="0"/>
      <w:lang w:eastAsia="fr-FR"/>
    </w:rPr>
  </w:style>
  <w:style w:type="paragraph" w:styleId="TOC3">
    <w:name w:val="toc 3"/>
    <w:basedOn w:val="Normal"/>
    <w:next w:val="Normal"/>
    <w:autoRedefine w:val="1"/>
    <w:uiPriority w:val="39"/>
    <w:unhideWhenUsed w:val="1"/>
    <w:rsid w:val="00E16E41"/>
    <w:pPr>
      <w:spacing w:after="100"/>
      <w:ind w:left="440"/>
    </w:pPr>
    <w:rPr>
      <w:rFonts w:cs="Times New Roman" w:eastAsiaTheme="minorEastAsia"/>
      <w:kern w:val="0"/>
      <w:lang w:eastAsia="fr-FR"/>
    </w:rPr>
  </w:style>
  <w:style w:type="paragraph" w:styleId="Header">
    <w:name w:val="header"/>
    <w:basedOn w:val="Normal"/>
    <w:link w:val="HeaderChar"/>
    <w:uiPriority w:val="99"/>
    <w:unhideWhenUsed w:val="1"/>
    <w:rsid w:val="00221E9E"/>
    <w:pPr>
      <w:tabs>
        <w:tab w:val="center" w:pos="4536"/>
        <w:tab w:val="right" w:pos="9072"/>
      </w:tabs>
      <w:spacing w:after="0" w:line="240" w:lineRule="auto"/>
    </w:pPr>
  </w:style>
  <w:style w:type="character" w:styleId="HeaderChar" w:customStyle="1">
    <w:name w:val="Header Char"/>
    <w:basedOn w:val="DefaultParagraphFont"/>
    <w:link w:val="Header"/>
    <w:uiPriority w:val="99"/>
    <w:rsid w:val="00221E9E"/>
  </w:style>
  <w:style w:type="paragraph" w:styleId="Footer">
    <w:name w:val="footer"/>
    <w:basedOn w:val="Normal"/>
    <w:link w:val="FooterChar"/>
    <w:uiPriority w:val="99"/>
    <w:unhideWhenUsed w:val="1"/>
    <w:rsid w:val="00225E0E"/>
    <w:pPr>
      <w:tabs>
        <w:tab w:val="center" w:pos="4536"/>
        <w:tab w:val="right" w:pos="9072"/>
      </w:tabs>
      <w:spacing w:after="0" w:line="240" w:lineRule="auto"/>
    </w:pPr>
    <w:rPr>
      <w:color w:val="c00000"/>
    </w:rPr>
  </w:style>
  <w:style w:type="character" w:styleId="FooterChar" w:customStyle="1">
    <w:name w:val="Footer Char"/>
    <w:basedOn w:val="DefaultParagraphFont"/>
    <w:link w:val="Footer"/>
    <w:uiPriority w:val="99"/>
    <w:rsid w:val="00225E0E"/>
    <w:rPr>
      <w:rFonts w:ascii="Arabic Typesetting" w:hAnsi="Arabic Typesetting"/>
      <w:color w:val="c00000"/>
      <w:sz w:val="32"/>
    </w:rPr>
  </w:style>
  <w:style w:type="paragraph" w:styleId="ListParagraph">
    <w:name w:val="List Paragraph"/>
    <w:basedOn w:val="Normal"/>
    <w:uiPriority w:val="34"/>
    <w:qFormat w:val="1"/>
    <w:rsid w:val="00534FCC"/>
    <w:pPr>
      <w:ind w:left="720"/>
      <w:contextualSpacing w:val="1"/>
    </w:pPr>
  </w:style>
  <w:style w:type="character" w:styleId="Heading2Char" w:customStyle="1">
    <w:name w:val="Heading 2 Char"/>
    <w:basedOn w:val="DefaultParagraphFont"/>
    <w:link w:val="Heading2"/>
    <w:uiPriority w:val="9"/>
    <w:rsid w:val="00AE3412"/>
    <w:rPr>
      <w:rFonts w:asciiTheme="majorHAnsi" w:cstheme="majorBidi" w:eastAsiaTheme="majorEastAsia" w:hAnsiTheme="majorHAnsi"/>
      <w:color w:val="ee6d49" w:themeColor="accent1" w:themeTint="000099"/>
      <w:sz w:val="32"/>
      <w:szCs w:val="26"/>
    </w:rPr>
  </w:style>
  <w:style w:type="character" w:styleId="Heading3Char" w:customStyle="1">
    <w:name w:val="Heading 3 Char"/>
    <w:basedOn w:val="DefaultParagraphFont"/>
    <w:link w:val="Heading3"/>
    <w:uiPriority w:val="9"/>
    <w:rsid w:val="00BA1BD5"/>
    <w:rPr>
      <w:rFonts w:asciiTheme="majorHAnsi" w:cstheme="majorBidi" w:eastAsiaTheme="majorEastAsia" w:hAnsiTheme="majorHAnsi"/>
      <w:color w:val="7b230b" w:themeColor="accent1" w:themeShade="0000BF"/>
      <w:sz w:val="24"/>
      <w:szCs w:val="24"/>
    </w:rPr>
  </w:style>
  <w:style w:type="character" w:styleId="Hyperlink">
    <w:name w:val="Hyperlink"/>
    <w:basedOn w:val="DefaultParagraphFont"/>
    <w:uiPriority w:val="99"/>
    <w:unhideWhenUsed w:val="1"/>
    <w:rsid w:val="00225E0E"/>
    <w:rPr>
      <w:color w:val="6b9f25" w:themeColor="hyperlink"/>
      <w:u w:val="single"/>
    </w:rPr>
  </w:style>
  <w:style w:type="paragraph" w:styleId="BalloonText">
    <w:name w:val="Balloon Text"/>
    <w:basedOn w:val="Normal"/>
    <w:link w:val="BalloonTextChar"/>
    <w:uiPriority w:val="99"/>
    <w:semiHidden w:val="1"/>
    <w:unhideWhenUsed w:val="1"/>
    <w:rsid w:val="00FE7EB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E7EB1"/>
    <w:rPr>
      <w:rFonts w:ascii="Tahoma" w:cs="Tahoma" w:hAnsi="Tahoma"/>
      <w:sz w:val="16"/>
      <w:szCs w:val="16"/>
    </w:rPr>
  </w:style>
  <w:style w:type="character" w:styleId="IntenseEmphasis">
    <w:name w:val="Intense Emphasis"/>
    <w:basedOn w:val="DefaultParagraphFont"/>
    <w:uiPriority w:val="21"/>
    <w:qFormat w:val="1"/>
    <w:rsid w:val="005E7E2E"/>
    <w:rPr>
      <w:i w:val="1"/>
      <w:iCs w:val="1"/>
      <w:color w:val="a5300f" w:themeColor="accent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6.png"/><Relationship Id="rId42" Type="http://schemas.openxmlformats.org/officeDocument/2006/relationships/image" Target="media/image34.png"/><Relationship Id="rId41" Type="http://schemas.openxmlformats.org/officeDocument/2006/relationships/image" Target="media/image23.png"/><Relationship Id="rId22" Type="http://schemas.openxmlformats.org/officeDocument/2006/relationships/image" Target="media/image18.png"/><Relationship Id="rId44" Type="http://schemas.openxmlformats.org/officeDocument/2006/relationships/image" Target="media/image14.png"/><Relationship Id="rId21" Type="http://schemas.openxmlformats.org/officeDocument/2006/relationships/image" Target="media/image31.png"/><Relationship Id="rId43" Type="http://schemas.openxmlformats.org/officeDocument/2006/relationships/image" Target="media/image9.png"/><Relationship Id="rId24" Type="http://schemas.openxmlformats.org/officeDocument/2006/relationships/image" Target="media/image21.png"/><Relationship Id="rId46" Type="http://schemas.openxmlformats.org/officeDocument/2006/relationships/footer" Target="footer1.xml"/><Relationship Id="rId23" Type="http://schemas.openxmlformats.org/officeDocument/2006/relationships/image" Target="media/image20.png"/><Relationship Id="rId45" Type="http://schemas.openxmlformats.org/officeDocument/2006/relationships/image" Target="media/image25.png"/><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image" Target="media/image3.png"/><Relationship Id="rId4" Type="http://schemas.openxmlformats.org/officeDocument/2006/relationships/image" Target="media/image5.png"/><Relationship Id="rId9" Type="http://schemas.openxmlformats.org/officeDocument/2006/relationships/settings" Target="settings.xml"/><Relationship Id="rId26" Type="http://schemas.openxmlformats.org/officeDocument/2006/relationships/image" Target="media/image22.png"/><Relationship Id="rId25" Type="http://schemas.openxmlformats.org/officeDocument/2006/relationships/image" Target="media/image35.png"/><Relationship Id="rId28" Type="http://schemas.openxmlformats.org/officeDocument/2006/relationships/image" Target="media/image24.png"/><Relationship Id="rId27" Type="http://schemas.openxmlformats.org/officeDocument/2006/relationships/image" Target="media/image27.png"/><Relationship Id="rId5" Type="http://schemas.openxmlformats.org/officeDocument/2006/relationships/image" Target="media/image4.png"/><Relationship Id="rId6" Type="http://schemas.openxmlformats.org/officeDocument/2006/relationships/image" Target="media/image8.png"/><Relationship Id="rId29" Type="http://schemas.openxmlformats.org/officeDocument/2006/relationships/image" Target="media/image28.png"/><Relationship Id="rId7" Type="http://schemas.openxmlformats.org/officeDocument/2006/relationships/image" Target="media/image7.png"/><Relationship Id="rId8" Type="http://schemas.openxmlformats.org/officeDocument/2006/relationships/theme" Target="theme/theme1.xml"/><Relationship Id="rId31" Type="http://schemas.openxmlformats.org/officeDocument/2006/relationships/image" Target="media/image38.png"/><Relationship Id="rId30" Type="http://schemas.openxmlformats.org/officeDocument/2006/relationships/image" Target="media/image29.png"/><Relationship Id="rId11" Type="http://schemas.openxmlformats.org/officeDocument/2006/relationships/numbering" Target="numbering.xml"/><Relationship Id="rId33" Type="http://schemas.openxmlformats.org/officeDocument/2006/relationships/image" Target="media/image15.png"/><Relationship Id="rId10" Type="http://schemas.openxmlformats.org/officeDocument/2006/relationships/fontTable" Target="fontTable.xml"/><Relationship Id="rId32" Type="http://schemas.openxmlformats.org/officeDocument/2006/relationships/image" Target="media/image37.png"/><Relationship Id="rId13" Type="http://schemas.openxmlformats.org/officeDocument/2006/relationships/customXml" Target="../customXML/item1.xml"/><Relationship Id="rId35" Type="http://schemas.openxmlformats.org/officeDocument/2006/relationships/image" Target="media/image11.png"/><Relationship Id="rId12" Type="http://schemas.openxmlformats.org/officeDocument/2006/relationships/styles" Target="styles.xml"/><Relationship Id="rId34" Type="http://schemas.openxmlformats.org/officeDocument/2006/relationships/image" Target="media/image10.png"/><Relationship Id="rId15" Type="http://schemas.openxmlformats.org/officeDocument/2006/relationships/image" Target="media/image36.png"/><Relationship Id="rId37" Type="http://schemas.openxmlformats.org/officeDocument/2006/relationships/image" Target="media/image19.png"/><Relationship Id="rId14" Type="http://schemas.openxmlformats.org/officeDocument/2006/relationships/image" Target="media/image39.png"/><Relationship Id="rId36" Type="http://schemas.openxmlformats.org/officeDocument/2006/relationships/image" Target="media/image17.png"/><Relationship Id="rId17" Type="http://schemas.openxmlformats.org/officeDocument/2006/relationships/image" Target="media/image13.png"/><Relationship Id="rId39" Type="http://schemas.openxmlformats.org/officeDocument/2006/relationships/image" Target="media/image12.png"/><Relationship Id="rId16" Type="http://schemas.openxmlformats.org/officeDocument/2006/relationships/image" Target="media/image32.jpg"/><Relationship Id="rId38" Type="http://schemas.openxmlformats.org/officeDocument/2006/relationships/image" Target="media/image30.png"/><Relationship Id="rId19" Type="http://schemas.openxmlformats.org/officeDocument/2006/relationships/image" Target="media/image40.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9" Type="http://schemas.openxmlformats.org/officeDocument/2006/relationships/font" Target="fonts/NotoSansSymbols-bold.ttf"/><Relationship Id="rId8" Type="http://schemas.openxmlformats.org/officeDocument/2006/relationships/font" Target="fonts/NotoSansSymbols-regular.ttf"/></Relationships>
</file>

<file path=word/theme/theme1.xml><?xml version="1.0" encoding="utf-8"?>
<a:theme xmlns:a="http://schemas.openxmlformats.org/drawingml/2006/main" name="Rétrospective">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Rétrospectiv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étrospective">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8"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z+m1b2xSJXKowGmWUpZaVm3f0A==">CgMxLjAaGgoBMBIVChMIBCoPCgtBQUFBeGk4Zjd1dxAKGhoKATESFQoTCAQqDwoLQUFBQXhpOGY3dXcQCiKAAgoLQUFBQXhpOGY3dXcSzQEKC0FBQUF4aThmN3V3EgtBQUFBeGk4Zjd1dxoNCgl0ZXh0L2h0bWwSACIOCgp0ZXh0L3BsYWluEgAqGyIVMTE0MzI2ODAxMzAyNTk0NjA4MDU0KAA4ADCAmb7thDE4256+7YQxSjQKJGFwcGxpY2F0aW9uL3ZuZC5nb29nbGUtYXBwcy5kb2NzLm1kcxoMwtfa5AEGIgQIIBACWgx6YjZseGRwOG93eG9yAiAAeACCARNzdWdnZXN0LmN0MWo5dzBhOGI0mgEGCAAQABgAGICZvu2EMSDbnr7thDFCE3N1Z2dlc3QuY3Qxajl3MGE4YjQ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qJQoTc3VnZ2VzdC5jdDFqOXcwYThiNBIORmVraWggUm9tZGhhbmVyITFWR2hpLVdhQ0xFbE05TW90R1dJcEg0OW1uV1VzY2FQ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2023-05-12T18:11:00Z</dcterms:created>
  <dc:creator>Report By: Yasmine Ben Slimane &amp; Mariam Ben Abdallah</dc:creator>
</cp:coreProperties>
</file>